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543635"/>
        <w:docPartObj>
          <w:docPartGallery w:val="Cover Pages"/>
          <w:docPartUnique/>
        </w:docPartObj>
      </w:sdtPr>
      <w:sdtEndPr>
        <w:rPr>
          <w:rFonts w:eastAsia="Times New Roman"/>
          <w:bdr w:val="none" w:sz="0" w:space="0" w:color="auto" w:frame="1"/>
        </w:rPr>
      </w:sdtEndPr>
      <w:sdtContent>
        <w:p w14:paraId="39FBDB2D" w14:textId="3F28DCF9" w:rsidR="0027302B" w:rsidRDefault="0027302B" w:rsidP="00B05415">
          <w:pPr>
            <w:jc w:val="center"/>
            <w:rPr>
              <w:rFonts w:eastAsia="Times New Roman"/>
              <w:bdr w:val="none" w:sz="0" w:space="0" w:color="auto" w:frame="1"/>
            </w:rPr>
          </w:pPr>
        </w:p>
        <w:p w14:paraId="0E142817" w14:textId="77777777" w:rsidR="0027302B" w:rsidRDefault="0027302B" w:rsidP="0027302B">
          <w:pPr>
            <w:jc w:val="center"/>
          </w:pPr>
          <w:r>
            <w:rPr>
              <w:noProof/>
            </w:rPr>
            <mc:AlternateContent>
              <mc:Choice Requires="wpg">
                <w:drawing>
                  <wp:anchor distT="0" distB="0" distL="114300" distR="114300" simplePos="0" relativeHeight="251668480" behindDoc="0" locked="0" layoutInCell="1" allowOverlap="1" wp14:anchorId="3303F3DD" wp14:editId="39AF38F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3" name="Group 3"/>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9AB41B" id="Group 3"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r+8C+ZgFAACaGwAADgAAAAAAAAAAAAAAAAA6AgAAZHJzL2Uyb0RvYy54bWxQSwECLQAUAAYACAAA&#10;ACEAqiYOvrwAAAAhAQAAGQAAAAAAAAAAAAAAAAD+BwAAZHJzL19yZWxzL2Uyb0RvYy54bWwucmVs&#10;c1BLAQItABQABgAIAAAAIQD1ompa2QAAAAYBAAAPAAAAAAAAAAAAAAAAAPE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5b9bd5 [3204]" stroked="f" strokeweight="1pt">
                      <v:stroke joinstyle="miter"/>
                      <v:path arrowok="t" o:connecttype="custom" o:connectlocs="0,0;7315200,0;7315200,1130373;3620757,733885;0,1092249;0,0" o:connectangles="0,0,0,0,0,0"/>
                    </v:shape>
                    <v:rect id="Rectangle 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229CAE8" wp14:editId="6859D1F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853072430"/>
                                  <w:dataBinding w:prefixMappings="xmlns:ns0='http://purl.org/dc/elements/1.1/' xmlns:ns1='http://schemas.openxmlformats.org/package/2006/metadata/core-properties' " w:xpath="/ns1:coreProperties[1]/ns0:creator[1]" w:storeItemID="{6C3C8BC8-F283-45AE-878A-BAB7291924A1}"/>
                                  <w:text/>
                                </w:sdtPr>
                                <w:sdtEndPr/>
                                <w:sdtContent>
                                  <w:p w14:paraId="7200E82D" w14:textId="6DE2556E" w:rsidR="0027302B" w:rsidRPr="00985EB1" w:rsidRDefault="0027302B" w:rsidP="0027302B">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 xml:space="preserve">Mike </w:t>
                                    </w:r>
                                    <w:r w:rsidR="00706689">
                                      <w:rPr>
                                        <w:rFonts w:ascii="Times New Roman" w:hAnsi="Times New Roman" w:cs="Times New Roman"/>
                                        <w:color w:val="595959" w:themeColor="text1" w:themeTint="A6"/>
                                        <w:sz w:val="28"/>
                                        <w:szCs w:val="28"/>
                                      </w:rPr>
                                      <w:t>Harris, Mihir</w:t>
                                    </w:r>
                                    <w:r>
                                      <w:rPr>
                                        <w:rFonts w:ascii="Times New Roman" w:hAnsi="Times New Roman" w:cs="Times New Roman"/>
                                        <w:color w:val="595959" w:themeColor="text1" w:themeTint="A6"/>
                                        <w:sz w:val="28"/>
                                        <w:szCs w:val="28"/>
                                      </w:rPr>
                                      <w:t xml:space="preserve"> Padechiya</w:t>
                                    </w:r>
                                  </w:p>
                                </w:sdtContent>
                              </w:sdt>
                              <w:p w14:paraId="27D7F1B9" w14:textId="77777777" w:rsidR="0027302B" w:rsidRDefault="009E5FCD" w:rsidP="0027302B">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2108918949"/>
                                    <w:dataBinding w:prefixMappings="xmlns:ns0='http://schemas.microsoft.com/office/2006/coverPageProps' " w:xpath="/ns0:CoverPageProperties[1]/ns0:CompanyEmail[1]" w:storeItemID="{55AF091B-3C7A-41E3-B477-F2FDAA23CFDA}"/>
                                    <w:text/>
                                  </w:sdtPr>
                                  <w:sdtEndPr/>
                                  <w:sdtContent>
                                    <w:r w:rsidR="0027302B">
                                      <w:rPr>
                                        <w:rFonts w:ascii="Times New Roman" w:hAnsi="Times New Roman" w:cs="Times New Roman"/>
                                        <w:color w:val="595959" w:themeColor="text1" w:themeTint="A6"/>
                                        <w:sz w:val="18"/>
                                        <w:szCs w:val="18"/>
                                      </w:rPr>
                                      <w:t>mjharris@binghamton.edu</w:t>
                                    </w:r>
                                  </w:sdtContent>
                                </w:sdt>
                              </w:p>
                              <w:p w14:paraId="22611077" w14:textId="77777777" w:rsidR="0027302B" w:rsidRDefault="0027302B" w:rsidP="0027302B">
                                <w:pPr>
                                  <w:pStyle w:val="NoSpacing"/>
                                  <w:jc w:val="right"/>
                                  <w:rPr>
                                    <w:color w:val="595959" w:themeColor="text1" w:themeTint="A6"/>
                                    <w:sz w:val="18"/>
                                    <w:szCs w:val="18"/>
                                  </w:rPr>
                                </w:pPr>
                                <w:r>
                                  <w:rPr>
                                    <w:color w:val="595959" w:themeColor="text1" w:themeTint="A6"/>
                                    <w:sz w:val="18"/>
                                    <w:szCs w:val="18"/>
                                  </w:rPr>
                                  <w:t>mpadech1@binghamton.edu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29CAE8" id="_x0000_t202" coordsize="21600,21600" o:spt="202" path="m,l,21600r21600,l21600,xe">
                    <v:stroke joinstyle="miter"/>
                    <v:path gradientshapeok="t" o:connecttype="rect"/>
                  </v:shapetype>
                  <v:shape id="Text Box 13" o:spid="_x0000_s1026" type="#_x0000_t202" style="position:absolute;left:0;text-align:left;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UJfwIAAF8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K7khQl/AgAA&#10;Xw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853072430"/>
                            <w:dataBinding w:prefixMappings="xmlns:ns0='http://purl.org/dc/elements/1.1/' xmlns:ns1='http://schemas.openxmlformats.org/package/2006/metadata/core-properties' " w:xpath="/ns1:coreProperties[1]/ns0:creator[1]" w:storeItemID="{6C3C8BC8-F283-45AE-878A-BAB7291924A1}"/>
                            <w:text/>
                          </w:sdtPr>
                          <w:sdtEndPr/>
                          <w:sdtContent>
                            <w:p w14:paraId="7200E82D" w14:textId="6DE2556E" w:rsidR="0027302B" w:rsidRPr="00985EB1" w:rsidRDefault="0027302B" w:rsidP="0027302B">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 xml:space="preserve">Mike </w:t>
                              </w:r>
                              <w:r w:rsidR="00706689">
                                <w:rPr>
                                  <w:rFonts w:ascii="Times New Roman" w:hAnsi="Times New Roman" w:cs="Times New Roman"/>
                                  <w:color w:val="595959" w:themeColor="text1" w:themeTint="A6"/>
                                  <w:sz w:val="28"/>
                                  <w:szCs w:val="28"/>
                                </w:rPr>
                                <w:t>Harris, Mihir</w:t>
                              </w:r>
                              <w:r>
                                <w:rPr>
                                  <w:rFonts w:ascii="Times New Roman" w:hAnsi="Times New Roman" w:cs="Times New Roman"/>
                                  <w:color w:val="595959" w:themeColor="text1" w:themeTint="A6"/>
                                  <w:sz w:val="28"/>
                                  <w:szCs w:val="28"/>
                                </w:rPr>
                                <w:t xml:space="preserve"> Padechiya</w:t>
                              </w:r>
                            </w:p>
                          </w:sdtContent>
                        </w:sdt>
                        <w:p w14:paraId="27D7F1B9" w14:textId="77777777" w:rsidR="0027302B" w:rsidRDefault="009E5FCD" w:rsidP="0027302B">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2108918949"/>
                              <w:dataBinding w:prefixMappings="xmlns:ns0='http://schemas.microsoft.com/office/2006/coverPageProps' " w:xpath="/ns0:CoverPageProperties[1]/ns0:CompanyEmail[1]" w:storeItemID="{55AF091B-3C7A-41E3-B477-F2FDAA23CFDA}"/>
                              <w:text/>
                            </w:sdtPr>
                            <w:sdtEndPr/>
                            <w:sdtContent>
                              <w:r w:rsidR="0027302B">
                                <w:rPr>
                                  <w:rFonts w:ascii="Times New Roman" w:hAnsi="Times New Roman" w:cs="Times New Roman"/>
                                  <w:color w:val="595959" w:themeColor="text1" w:themeTint="A6"/>
                                  <w:sz w:val="18"/>
                                  <w:szCs w:val="18"/>
                                </w:rPr>
                                <w:t>mjharris@binghamton.edu</w:t>
                              </w:r>
                            </w:sdtContent>
                          </w:sdt>
                        </w:p>
                        <w:p w14:paraId="22611077" w14:textId="77777777" w:rsidR="0027302B" w:rsidRDefault="0027302B" w:rsidP="0027302B">
                          <w:pPr>
                            <w:pStyle w:val="NoSpacing"/>
                            <w:jc w:val="right"/>
                            <w:rPr>
                              <w:color w:val="595959" w:themeColor="text1" w:themeTint="A6"/>
                              <w:sz w:val="18"/>
                              <w:szCs w:val="18"/>
                            </w:rPr>
                          </w:pPr>
                          <w:r>
                            <w:rPr>
                              <w:color w:val="595959" w:themeColor="text1" w:themeTint="A6"/>
                              <w:sz w:val="18"/>
                              <w:szCs w:val="18"/>
                            </w:rPr>
                            <w:t>mpadech1@binghamton.edu</w:t>
                          </w:r>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58D8C699" wp14:editId="0F47BB9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D890A" w14:textId="77777777" w:rsidR="0027302B" w:rsidRPr="00742B05" w:rsidRDefault="0027302B" w:rsidP="0027302B">
                                <w:pPr>
                                  <w:pStyle w:val="NoSpacing"/>
                                  <w:jc w:val="right"/>
                                  <w:rPr>
                                    <w:color w:val="4472C4" w:themeColor="accent5"/>
                                    <w:sz w:val="28"/>
                                    <w:szCs w:val="28"/>
                                  </w:rPr>
                                </w:pPr>
                                <w:r w:rsidRPr="00742B05">
                                  <w:rPr>
                                    <w:color w:val="4472C4" w:themeColor="accent5"/>
                                    <w:sz w:val="28"/>
                                    <w:szCs w:val="28"/>
                                  </w:rPr>
                                  <w:t>Abstract</w:t>
                                </w:r>
                              </w:p>
                              <w:sdt>
                                <w:sdtPr>
                                  <w:rPr>
                                    <w:rFonts w:ascii="Times New Roman" w:hAnsi="Times New Roman" w:cs="Times New Roman"/>
                                    <w:color w:val="595959" w:themeColor="text1" w:themeTint="A6"/>
                                    <w:sz w:val="20"/>
                                    <w:szCs w:val="20"/>
                                  </w:rPr>
                                  <w:alias w:val="Abstract"/>
                                  <w:tag w:val=""/>
                                  <w:id w:val="63076608"/>
                                  <w:dataBinding w:prefixMappings="xmlns:ns0='http://schemas.microsoft.com/office/2006/coverPageProps' " w:xpath="/ns0:CoverPageProperties[1]/ns0:Abstract[1]" w:storeItemID="{55AF091B-3C7A-41E3-B477-F2FDAA23CFDA}"/>
                                  <w:text w:multiLine="1"/>
                                </w:sdtPr>
                                <w:sdtEndPr/>
                                <w:sdtContent>
                                  <w:p w14:paraId="2EFF11A9" w14:textId="77777777" w:rsidR="0027302B" w:rsidRDefault="0027302B" w:rsidP="0027302B">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A process that enables potential and existing New York State small business owners to obtain immediate services from the New York State Small Business Development Center.</w:t>
                                    </w:r>
                                    <w:r>
                                      <w:rPr>
                                        <w:rFonts w:ascii="Times New Roman" w:hAnsi="Times New Roman" w:cs="Times New Roman"/>
                                        <w:color w:val="595959" w:themeColor="text1" w:themeTint="A6"/>
                                        <w:sz w:val="20"/>
                                        <w:szCs w:val="20"/>
                                      </w:rPr>
                                      <w:br/>
                                      <w:t>Revision Draft 1.4 - 8/14/2018</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8D8C699" id="Text Box 15" o:spid="_x0000_s1027" type="#_x0000_t202" style="position:absolute;left:0;text-align:left;margin-left:0;margin-top:0;width:8in;height:79.5pt;z-index:2516674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RNgAIAAGc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yvXUTYACAABn&#10;BQAADgAAAAAAAAAAAAAAAAAuAgAAZHJzL2Uyb0RvYy54bWxQSwECLQAUAAYACAAAACEAxkRDDNsA&#10;AAAGAQAADwAAAAAAAAAAAAAAAADaBAAAZHJzL2Rvd25yZXYueG1sUEsFBgAAAAAEAAQA8wAAAOIF&#10;AAAAAA==&#10;" filled="f" stroked="f" strokeweight=".5pt">
                    <v:textbox style="mso-fit-shape-to-text:t" inset="126pt,0,54pt,0">
                      <w:txbxContent>
                        <w:p w14:paraId="147D890A" w14:textId="77777777" w:rsidR="0027302B" w:rsidRPr="00742B05" w:rsidRDefault="0027302B" w:rsidP="0027302B">
                          <w:pPr>
                            <w:pStyle w:val="NoSpacing"/>
                            <w:jc w:val="right"/>
                            <w:rPr>
                              <w:color w:val="4472C4" w:themeColor="accent5"/>
                              <w:sz w:val="28"/>
                              <w:szCs w:val="28"/>
                            </w:rPr>
                          </w:pPr>
                          <w:r w:rsidRPr="00742B05">
                            <w:rPr>
                              <w:color w:val="4472C4" w:themeColor="accent5"/>
                              <w:sz w:val="28"/>
                              <w:szCs w:val="28"/>
                            </w:rPr>
                            <w:t>Abstract</w:t>
                          </w:r>
                        </w:p>
                        <w:sdt>
                          <w:sdtPr>
                            <w:rPr>
                              <w:rFonts w:ascii="Times New Roman" w:hAnsi="Times New Roman" w:cs="Times New Roman"/>
                              <w:color w:val="595959" w:themeColor="text1" w:themeTint="A6"/>
                              <w:sz w:val="20"/>
                              <w:szCs w:val="20"/>
                            </w:rPr>
                            <w:alias w:val="Abstract"/>
                            <w:tag w:val=""/>
                            <w:id w:val="63076608"/>
                            <w:dataBinding w:prefixMappings="xmlns:ns0='http://schemas.microsoft.com/office/2006/coverPageProps' " w:xpath="/ns0:CoverPageProperties[1]/ns0:Abstract[1]" w:storeItemID="{55AF091B-3C7A-41E3-B477-F2FDAA23CFDA}"/>
                            <w:text w:multiLine="1"/>
                          </w:sdtPr>
                          <w:sdtEndPr/>
                          <w:sdtContent>
                            <w:p w14:paraId="2EFF11A9" w14:textId="77777777" w:rsidR="0027302B" w:rsidRDefault="0027302B" w:rsidP="0027302B">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A process that enables potential and existing New York State small business owners to obtain immediate services from the New York State Small Business Development Center.</w:t>
                              </w:r>
                              <w:r>
                                <w:rPr>
                                  <w:rFonts w:ascii="Times New Roman" w:hAnsi="Times New Roman" w:cs="Times New Roman"/>
                                  <w:color w:val="595959" w:themeColor="text1" w:themeTint="A6"/>
                                  <w:sz w:val="20"/>
                                  <w:szCs w:val="20"/>
                                </w:rPr>
                                <w:br/>
                                <w:t>Revision Draft 1.4 - 8/14/2018</w:t>
                              </w:r>
                            </w:p>
                          </w:sdtContent>
                        </w:sdt>
                      </w:txbxContent>
                    </v:textbox>
                    <w10:wrap type="square" anchorx="page" anchory="page"/>
                  </v:shape>
                </w:pict>
              </mc:Fallback>
            </mc:AlternateContent>
          </w:r>
        </w:p>
        <w:p w14:paraId="3652AC8F" w14:textId="77777777" w:rsidR="0027302B" w:rsidRDefault="0027302B" w:rsidP="0027302B">
          <w:pPr>
            <w:rPr>
              <w:rFonts w:eastAsia="Times New Roman"/>
              <w:bdr w:val="none" w:sz="0" w:space="0" w:color="auto" w:frame="1"/>
            </w:rPr>
          </w:pPr>
          <w:r>
            <w:rPr>
              <w:rFonts w:eastAsia="Times New Roman"/>
              <w:noProof/>
              <w:bdr w:val="none" w:sz="0" w:space="0" w:color="auto" w:frame="1"/>
            </w:rPr>
            <w:drawing>
              <wp:anchor distT="0" distB="0" distL="114300" distR="114300" simplePos="0" relativeHeight="251669504" behindDoc="0" locked="0" layoutInCell="1" allowOverlap="1" wp14:anchorId="4DF3774D" wp14:editId="1034A5B5">
                <wp:simplePos x="0" y="0"/>
                <wp:positionH relativeFrom="margin">
                  <wp:posOffset>1878029</wp:posOffset>
                </wp:positionH>
                <wp:positionV relativeFrom="paragraph">
                  <wp:posOffset>1358900</wp:posOffset>
                </wp:positionV>
                <wp:extent cx="2523490" cy="1737360"/>
                <wp:effectExtent l="0" t="0" r="0" b="0"/>
                <wp:wrapThrough wrapText="bothSides">
                  <wp:wrapPolygon edited="0">
                    <wp:start x="0" y="0"/>
                    <wp:lineTo x="0" y="21316"/>
                    <wp:lineTo x="21361" y="21316"/>
                    <wp:lineTo x="2136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York-color.jpg"/>
                        <pic:cNvPicPr/>
                      </pic:nvPicPr>
                      <pic:blipFill>
                        <a:blip r:embed="rId13">
                          <a:extLst>
                            <a:ext uri="{28A0092B-C50C-407E-A947-70E740481C1C}">
                              <a14:useLocalDpi xmlns:a14="http://schemas.microsoft.com/office/drawing/2010/main" val="0"/>
                            </a:ext>
                          </a:extLst>
                        </a:blip>
                        <a:stretch>
                          <a:fillRect/>
                        </a:stretch>
                      </pic:blipFill>
                      <pic:spPr>
                        <a:xfrm>
                          <a:off x="0" y="0"/>
                          <a:ext cx="2523490" cy="1737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EC5D756" wp14:editId="16E2DC21">
                    <wp:simplePos x="0" y="0"/>
                    <wp:positionH relativeFrom="page">
                      <wp:align>left</wp:align>
                    </wp:positionH>
                    <wp:positionV relativeFrom="page">
                      <wp:posOffset>4716246</wp:posOffset>
                    </wp:positionV>
                    <wp:extent cx="7361555" cy="1912252"/>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7361555" cy="19122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A4FBA" w14:textId="5A34052C" w:rsidR="0027302B" w:rsidRPr="006E13E6" w:rsidRDefault="009E5FCD" w:rsidP="0027302B">
                                <w:pPr>
                                  <w:jc w:val="center"/>
                                  <w:rPr>
                                    <w:rFonts w:ascii="Times New Roman" w:hAnsi="Times New Roman" w:cs="Times New Roman"/>
                                    <w:color w:val="4472C4" w:themeColor="accent5"/>
                                    <w:sz w:val="56"/>
                                    <w:szCs w:val="56"/>
                                  </w:rPr>
                                </w:pPr>
                                <w:sdt>
                                  <w:sdtPr>
                                    <w:rPr>
                                      <w:rFonts w:ascii="Times New Roman" w:hAnsi="Times New Roman" w:cs="Times New Roman"/>
                                      <w:caps/>
                                      <w:color w:val="4472C4" w:themeColor="accent5"/>
                                      <w:sz w:val="56"/>
                                      <w:szCs w:val="56"/>
                                    </w:rPr>
                                    <w:alias w:val="Title"/>
                                    <w:tag w:val=""/>
                                    <w:id w:val="16631945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415">
                                      <w:rPr>
                                        <w:rFonts w:ascii="Times New Roman" w:hAnsi="Times New Roman" w:cs="Times New Roman"/>
                                        <w:caps/>
                                        <w:color w:val="4472C4" w:themeColor="accent5"/>
                                        <w:sz w:val="56"/>
                                        <w:szCs w:val="56"/>
                                      </w:rPr>
                                      <w:t>Real time Clint in take</w:t>
                                    </w:r>
                                    <w:r w:rsidR="00B05415">
                                      <w:rPr>
                                        <w:rFonts w:ascii="Times New Roman" w:hAnsi="Times New Roman" w:cs="Times New Roman"/>
                                        <w:caps/>
                                        <w:color w:val="4472C4" w:themeColor="accent5"/>
                                        <w:sz w:val="56"/>
                                        <w:szCs w:val="56"/>
                                      </w:rPr>
                                      <w:br/>
                                      <w:t>(RTCI)</w:t>
                                    </w:r>
                                  </w:sdtContent>
                                </w:sdt>
                              </w:p>
                              <w:p w14:paraId="45F14782" w14:textId="77777777" w:rsidR="0027302B" w:rsidRDefault="0027302B" w:rsidP="0027302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C5D756" id="Text Box 16" o:spid="_x0000_s1028" type="#_x0000_t202" style="position:absolute;margin-left:0;margin-top:371.35pt;width:579.65pt;height:150.5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" filled="f" stroked="f" strokeweight=".5pt">
                    <v:textbox inset="126pt,0,54pt,0">
                      <w:txbxContent>
                        <w:p w14:paraId="079A4FBA" w14:textId="5A34052C" w:rsidR="0027302B" w:rsidRPr="006E13E6" w:rsidRDefault="009E5FCD" w:rsidP="0027302B">
                          <w:pPr>
                            <w:jc w:val="center"/>
                            <w:rPr>
                              <w:rFonts w:ascii="Times New Roman" w:hAnsi="Times New Roman" w:cs="Times New Roman"/>
                              <w:color w:val="4472C4" w:themeColor="accent5"/>
                              <w:sz w:val="56"/>
                              <w:szCs w:val="56"/>
                            </w:rPr>
                          </w:pPr>
                          <w:sdt>
                            <w:sdtPr>
                              <w:rPr>
                                <w:rFonts w:ascii="Times New Roman" w:hAnsi="Times New Roman" w:cs="Times New Roman"/>
                                <w:caps/>
                                <w:color w:val="4472C4" w:themeColor="accent5"/>
                                <w:sz w:val="56"/>
                                <w:szCs w:val="56"/>
                              </w:rPr>
                              <w:alias w:val="Title"/>
                              <w:tag w:val=""/>
                              <w:id w:val="16631945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415">
                                <w:rPr>
                                  <w:rFonts w:ascii="Times New Roman" w:hAnsi="Times New Roman" w:cs="Times New Roman"/>
                                  <w:caps/>
                                  <w:color w:val="4472C4" w:themeColor="accent5"/>
                                  <w:sz w:val="56"/>
                                  <w:szCs w:val="56"/>
                                </w:rPr>
                                <w:t>Real time Clint in take</w:t>
                              </w:r>
                              <w:r w:rsidR="00B05415">
                                <w:rPr>
                                  <w:rFonts w:ascii="Times New Roman" w:hAnsi="Times New Roman" w:cs="Times New Roman"/>
                                  <w:caps/>
                                  <w:color w:val="4472C4" w:themeColor="accent5"/>
                                  <w:sz w:val="56"/>
                                  <w:szCs w:val="56"/>
                                </w:rPr>
                                <w:br/>
                                <w:t>(RTCI)</w:t>
                              </w:r>
                            </w:sdtContent>
                          </w:sdt>
                        </w:p>
                        <w:p w14:paraId="45F14782" w14:textId="77777777" w:rsidR="0027302B" w:rsidRDefault="0027302B" w:rsidP="0027302B">
                          <w:pPr>
                            <w:jc w:val="right"/>
                            <w:rPr>
                              <w:smallCaps/>
                              <w:color w:val="404040" w:themeColor="text1" w:themeTint="BF"/>
                              <w:sz w:val="36"/>
                              <w:szCs w:val="36"/>
                            </w:rPr>
                          </w:pPr>
                        </w:p>
                      </w:txbxContent>
                    </v:textbox>
                    <w10:wrap type="square" anchorx="page" anchory="page"/>
                  </v:shape>
                </w:pict>
              </mc:Fallback>
            </mc:AlternateContent>
          </w:r>
          <w:r>
            <w:rPr>
              <w:rFonts w:eastAsia="Times New Roman"/>
              <w:bdr w:val="none" w:sz="0" w:space="0" w:color="auto" w:frame="1"/>
            </w:rPr>
            <w:br w:type="page"/>
          </w:r>
        </w:p>
        <w:p w14:paraId="1CB2B840" w14:textId="77777777" w:rsidR="0027302B" w:rsidRPr="00E175D4" w:rsidRDefault="0027302B" w:rsidP="0027302B">
          <w:pPr>
            <w:jc w:val="center"/>
            <w:rPr>
              <w:rFonts w:cs="Arial"/>
              <w:b/>
            </w:rPr>
          </w:pPr>
          <w:r w:rsidRPr="00E175D4">
            <w:rPr>
              <w:rFonts w:cs="Arial"/>
              <w:b/>
            </w:rPr>
            <w:lastRenderedPageBreak/>
            <w:t>Revision History</w:t>
          </w:r>
        </w:p>
        <w:p w14:paraId="0F5341F9" w14:textId="77777777" w:rsidR="0027302B" w:rsidRPr="00E175D4" w:rsidRDefault="0027302B" w:rsidP="0027302B">
          <w:pPr>
            <w:rPr>
              <w:rFonts w:cs="Arial"/>
              <w:sz w:val="20"/>
              <w:szCs w:val="20"/>
            </w:rPr>
          </w:pPr>
        </w:p>
        <w:p w14:paraId="0816B551" w14:textId="77777777" w:rsidR="0027302B" w:rsidRPr="00E175D4" w:rsidRDefault="0027302B" w:rsidP="0027302B">
          <w:pPr>
            <w:rPr>
              <w:rFonts w:cs="Arial"/>
              <w:sz w:val="20"/>
              <w:szCs w:val="20"/>
            </w:rPr>
          </w:pPr>
        </w:p>
        <w:p w14:paraId="6A369F51" w14:textId="77777777" w:rsidR="0027302B" w:rsidRDefault="0027302B" w:rsidP="0027302B">
          <w:pPr>
            <w:rPr>
              <w:b/>
              <w:sz w:val="22"/>
              <w:szCs w:val="22"/>
            </w:rPr>
          </w:pPr>
          <w:r w:rsidRPr="001667D9">
            <w:rPr>
              <w:b/>
              <w:sz w:val="22"/>
              <w:szCs w:val="22"/>
            </w:rPr>
            <w:t>Change Record</w:t>
          </w:r>
        </w:p>
        <w:p w14:paraId="4C8ADDC9" w14:textId="77777777" w:rsidR="0027302B" w:rsidRPr="001667D9" w:rsidRDefault="0027302B" w:rsidP="0027302B">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440"/>
            <w:gridCol w:w="2070"/>
            <w:gridCol w:w="1800"/>
            <w:gridCol w:w="3705"/>
          </w:tblGrid>
          <w:tr w:rsidR="0027302B" w:rsidRPr="00525BE1" w14:paraId="7E9CDD2B" w14:textId="77777777" w:rsidTr="00816D60">
            <w:tc>
              <w:tcPr>
                <w:tcW w:w="1440" w:type="dxa"/>
                <w:tcBorders>
                  <w:top w:val="single" w:sz="12" w:space="0" w:color="999999"/>
                  <w:bottom w:val="single" w:sz="12" w:space="0" w:color="999999"/>
                </w:tcBorders>
                <w:shd w:val="clear" w:color="auto" w:fill="E6E6E6"/>
              </w:tcPr>
              <w:p w14:paraId="066B4F6D"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Date</w:t>
                </w:r>
              </w:p>
            </w:tc>
            <w:tc>
              <w:tcPr>
                <w:tcW w:w="2070" w:type="dxa"/>
                <w:tcBorders>
                  <w:top w:val="single" w:sz="12" w:space="0" w:color="999999"/>
                  <w:bottom w:val="single" w:sz="12" w:space="0" w:color="999999"/>
                </w:tcBorders>
                <w:shd w:val="clear" w:color="auto" w:fill="E6E6E6"/>
              </w:tcPr>
              <w:p w14:paraId="5DD2AF2F"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Author</w:t>
                </w:r>
              </w:p>
            </w:tc>
            <w:tc>
              <w:tcPr>
                <w:tcW w:w="1800" w:type="dxa"/>
                <w:tcBorders>
                  <w:top w:val="single" w:sz="12" w:space="0" w:color="999999"/>
                  <w:bottom w:val="single" w:sz="12" w:space="0" w:color="999999"/>
                </w:tcBorders>
                <w:shd w:val="clear" w:color="auto" w:fill="E6E6E6"/>
              </w:tcPr>
              <w:p w14:paraId="76978CD1"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Version</w:t>
                </w:r>
              </w:p>
            </w:tc>
            <w:tc>
              <w:tcPr>
                <w:tcW w:w="3705" w:type="dxa"/>
                <w:tcBorders>
                  <w:top w:val="single" w:sz="12" w:space="0" w:color="999999"/>
                  <w:bottom w:val="single" w:sz="12" w:space="0" w:color="999999"/>
                </w:tcBorders>
                <w:shd w:val="clear" w:color="auto" w:fill="E6E6E6"/>
              </w:tcPr>
              <w:p w14:paraId="2F021999"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Change reference</w:t>
                </w:r>
              </w:p>
            </w:tc>
          </w:tr>
          <w:tr w:rsidR="0027302B" w:rsidRPr="00525BE1" w14:paraId="57DFB1CB" w14:textId="77777777" w:rsidTr="00816D60">
            <w:tc>
              <w:tcPr>
                <w:tcW w:w="1440" w:type="dxa"/>
                <w:tcBorders>
                  <w:top w:val="single" w:sz="8" w:space="0" w:color="999999"/>
                  <w:bottom w:val="single" w:sz="8" w:space="0" w:color="999999"/>
                </w:tcBorders>
              </w:tcPr>
              <w:p w14:paraId="62DDAB9C" w14:textId="77777777" w:rsidR="0027302B" w:rsidRPr="00525BE1" w:rsidRDefault="0027302B" w:rsidP="00816D60">
                <w:pPr>
                  <w:pStyle w:val="TableNormal1"/>
                  <w:rPr>
                    <w:rFonts w:ascii="Arial" w:hAnsi="Arial" w:cs="Arial"/>
                    <w:sz w:val="20"/>
                    <w:szCs w:val="20"/>
                  </w:rPr>
                </w:pPr>
                <w:r>
                  <w:rPr>
                    <w:rFonts w:ascii="Arial" w:hAnsi="Arial" w:cs="Arial"/>
                    <w:sz w:val="20"/>
                    <w:szCs w:val="20"/>
                  </w:rPr>
                  <w:t>08/05/2018</w:t>
                </w:r>
              </w:p>
            </w:tc>
            <w:tc>
              <w:tcPr>
                <w:tcW w:w="2070" w:type="dxa"/>
                <w:tcBorders>
                  <w:top w:val="single" w:sz="8" w:space="0" w:color="999999"/>
                  <w:bottom w:val="single" w:sz="8" w:space="0" w:color="999999"/>
                </w:tcBorders>
              </w:tcPr>
              <w:p w14:paraId="6D0D7C93" w14:textId="77777777" w:rsidR="0027302B" w:rsidRPr="00525BE1" w:rsidRDefault="0027302B" w:rsidP="00816D60">
                <w:pPr>
                  <w:pStyle w:val="TableNormal1"/>
                  <w:rPr>
                    <w:rFonts w:ascii="Arial" w:hAnsi="Arial" w:cs="Arial"/>
                    <w:sz w:val="20"/>
                    <w:szCs w:val="20"/>
                  </w:rPr>
                </w:pPr>
                <w:r>
                  <w:rPr>
                    <w:rFonts w:ascii="Arial" w:hAnsi="Arial" w:cs="Arial"/>
                    <w:sz w:val="20"/>
                    <w:szCs w:val="20"/>
                  </w:rPr>
                  <w:t>Mihir Padechiya</w:t>
                </w:r>
              </w:p>
            </w:tc>
            <w:tc>
              <w:tcPr>
                <w:tcW w:w="1800" w:type="dxa"/>
                <w:tcBorders>
                  <w:top w:val="single" w:sz="8" w:space="0" w:color="999999"/>
                  <w:bottom w:val="single" w:sz="8" w:space="0" w:color="999999"/>
                </w:tcBorders>
              </w:tcPr>
              <w:p w14:paraId="39710BBD" w14:textId="77777777" w:rsidR="0027302B" w:rsidRPr="00525BE1" w:rsidRDefault="0027302B" w:rsidP="00816D60">
                <w:pPr>
                  <w:pStyle w:val="TableNormal1"/>
                  <w:rPr>
                    <w:rFonts w:ascii="Arial" w:hAnsi="Arial" w:cs="Arial"/>
                    <w:sz w:val="20"/>
                    <w:szCs w:val="20"/>
                  </w:rPr>
                </w:pPr>
                <w:r>
                  <w:rPr>
                    <w:rFonts w:ascii="Arial" w:hAnsi="Arial" w:cs="Arial"/>
                    <w:sz w:val="20"/>
                    <w:szCs w:val="20"/>
                  </w:rPr>
                  <w:t>0.1</w:t>
                </w:r>
              </w:p>
            </w:tc>
            <w:tc>
              <w:tcPr>
                <w:tcW w:w="3705" w:type="dxa"/>
                <w:tcBorders>
                  <w:top w:val="single" w:sz="8" w:space="0" w:color="999999"/>
                  <w:bottom w:val="single" w:sz="8" w:space="0" w:color="999999"/>
                </w:tcBorders>
              </w:tcPr>
              <w:p w14:paraId="40DC20B6" w14:textId="77777777" w:rsidR="0027302B" w:rsidRPr="00525BE1" w:rsidRDefault="0027302B" w:rsidP="00816D60">
                <w:pPr>
                  <w:pStyle w:val="TableNormal1"/>
                  <w:rPr>
                    <w:rFonts w:ascii="Arial" w:hAnsi="Arial" w:cs="Arial"/>
                    <w:sz w:val="20"/>
                    <w:szCs w:val="20"/>
                  </w:rPr>
                </w:pPr>
                <w:r>
                  <w:rPr>
                    <w:rFonts w:ascii="Arial" w:hAnsi="Arial" w:cs="Arial"/>
                    <w:sz w:val="20"/>
                    <w:szCs w:val="20"/>
                  </w:rPr>
                  <w:t>Initial Version</w:t>
                </w:r>
              </w:p>
            </w:tc>
          </w:tr>
          <w:tr w:rsidR="0027302B" w:rsidRPr="00525BE1" w14:paraId="427F3181" w14:textId="77777777" w:rsidTr="00816D60">
            <w:tc>
              <w:tcPr>
                <w:tcW w:w="1440" w:type="dxa"/>
              </w:tcPr>
              <w:p w14:paraId="3BB4A41E"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08/14/2018         </w:t>
                </w:r>
              </w:p>
            </w:tc>
            <w:tc>
              <w:tcPr>
                <w:tcW w:w="2070" w:type="dxa"/>
              </w:tcPr>
              <w:p w14:paraId="1C08F7E7"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Mihir Padechiya              </w:t>
                </w:r>
              </w:p>
            </w:tc>
            <w:tc>
              <w:tcPr>
                <w:tcW w:w="1800" w:type="dxa"/>
              </w:tcPr>
              <w:p w14:paraId="1F1B2D11" w14:textId="77777777" w:rsidR="0027302B" w:rsidRPr="00525BE1" w:rsidRDefault="0027302B" w:rsidP="00816D60">
                <w:pPr>
                  <w:pStyle w:val="TableNormal1"/>
                  <w:rPr>
                    <w:rFonts w:ascii="Arial" w:hAnsi="Arial" w:cs="Arial"/>
                    <w:sz w:val="20"/>
                    <w:szCs w:val="20"/>
                  </w:rPr>
                </w:pPr>
                <w:r>
                  <w:rPr>
                    <w:rFonts w:ascii="Arial" w:hAnsi="Arial" w:cs="Arial"/>
                    <w:sz w:val="20"/>
                    <w:szCs w:val="20"/>
                  </w:rPr>
                  <w:t xml:space="preserve">0.2                            </w:t>
                </w:r>
              </w:p>
            </w:tc>
            <w:tc>
              <w:tcPr>
                <w:tcW w:w="3705" w:type="dxa"/>
              </w:tcPr>
              <w:p w14:paraId="709C97F9" w14:textId="77777777" w:rsidR="0027302B" w:rsidRPr="00525BE1" w:rsidRDefault="0027302B" w:rsidP="00816D60">
                <w:pPr>
                  <w:pStyle w:val="TableNormal1"/>
                  <w:rPr>
                    <w:rFonts w:ascii="Arial" w:hAnsi="Arial" w:cs="Arial"/>
                    <w:sz w:val="20"/>
                    <w:szCs w:val="20"/>
                  </w:rPr>
                </w:pPr>
                <w:r>
                  <w:rPr>
                    <w:rFonts w:ascii="Arial" w:hAnsi="Arial" w:cs="Arial"/>
                    <w:sz w:val="20"/>
                    <w:szCs w:val="20"/>
                  </w:rPr>
                  <w:t>Adding architecture and software’s used</w:t>
                </w:r>
              </w:p>
            </w:tc>
          </w:tr>
          <w:tr w:rsidR="00386B2E" w:rsidRPr="00525BE1" w14:paraId="7CCEB688" w14:textId="77777777" w:rsidTr="00816D60">
            <w:tc>
              <w:tcPr>
                <w:tcW w:w="1440" w:type="dxa"/>
                <w:tcBorders>
                  <w:top w:val="single" w:sz="8" w:space="0" w:color="999999"/>
                  <w:bottom w:val="single" w:sz="8" w:space="0" w:color="999999"/>
                </w:tcBorders>
              </w:tcPr>
              <w:p w14:paraId="249AFA0E" w14:textId="480A4AF8" w:rsidR="00386B2E" w:rsidRPr="00525BE1" w:rsidRDefault="00386B2E" w:rsidP="00386B2E">
                <w:pPr>
                  <w:pStyle w:val="TableNormal1"/>
                  <w:rPr>
                    <w:rFonts w:ascii="Arial" w:hAnsi="Arial" w:cs="Arial"/>
                    <w:sz w:val="20"/>
                    <w:szCs w:val="20"/>
                  </w:rPr>
                </w:pPr>
                <w:r>
                  <w:rPr>
                    <w:rFonts w:ascii="Arial" w:hAnsi="Arial" w:cs="Arial"/>
                    <w:sz w:val="20"/>
                    <w:szCs w:val="20"/>
                  </w:rPr>
                  <w:t xml:space="preserve">08/21/2018         </w:t>
                </w:r>
              </w:p>
            </w:tc>
            <w:tc>
              <w:tcPr>
                <w:tcW w:w="2070" w:type="dxa"/>
                <w:tcBorders>
                  <w:top w:val="single" w:sz="8" w:space="0" w:color="999999"/>
                  <w:bottom w:val="single" w:sz="8" w:space="0" w:color="999999"/>
                </w:tcBorders>
              </w:tcPr>
              <w:p w14:paraId="6877BCE8" w14:textId="4DEAF478" w:rsidR="00386B2E" w:rsidRPr="00525BE1" w:rsidRDefault="00386B2E" w:rsidP="00386B2E">
                <w:pPr>
                  <w:pStyle w:val="TableNormal1"/>
                  <w:rPr>
                    <w:rFonts w:ascii="Arial" w:hAnsi="Arial" w:cs="Arial"/>
                    <w:sz w:val="20"/>
                    <w:szCs w:val="20"/>
                  </w:rPr>
                </w:pPr>
                <w:r>
                  <w:rPr>
                    <w:rFonts w:ascii="Arial" w:hAnsi="Arial" w:cs="Arial"/>
                    <w:sz w:val="20"/>
                    <w:szCs w:val="20"/>
                  </w:rPr>
                  <w:t xml:space="preserve">Mihir Padechiya             </w:t>
                </w:r>
              </w:p>
            </w:tc>
            <w:tc>
              <w:tcPr>
                <w:tcW w:w="1800" w:type="dxa"/>
                <w:tcBorders>
                  <w:top w:val="single" w:sz="8" w:space="0" w:color="999999"/>
                  <w:bottom w:val="single" w:sz="8" w:space="0" w:color="999999"/>
                </w:tcBorders>
              </w:tcPr>
              <w:p w14:paraId="5496F79B" w14:textId="49B17A68" w:rsidR="00386B2E" w:rsidRPr="00525BE1" w:rsidRDefault="00386B2E" w:rsidP="00386B2E">
                <w:pPr>
                  <w:pStyle w:val="TableNormal1"/>
                  <w:rPr>
                    <w:rFonts w:ascii="Arial" w:hAnsi="Arial" w:cs="Arial"/>
                    <w:sz w:val="20"/>
                    <w:szCs w:val="20"/>
                  </w:rPr>
                </w:pPr>
                <w:r>
                  <w:rPr>
                    <w:rFonts w:ascii="Arial" w:hAnsi="Arial" w:cs="Arial"/>
                    <w:sz w:val="20"/>
                    <w:szCs w:val="20"/>
                  </w:rPr>
                  <w:t xml:space="preserve">0.3              </w:t>
                </w:r>
              </w:p>
            </w:tc>
            <w:tc>
              <w:tcPr>
                <w:tcW w:w="3705" w:type="dxa"/>
                <w:tcBorders>
                  <w:top w:val="single" w:sz="8" w:space="0" w:color="999999"/>
                  <w:bottom w:val="single" w:sz="8" w:space="0" w:color="999999"/>
                </w:tcBorders>
              </w:tcPr>
              <w:p w14:paraId="3EA5E1A8" w14:textId="38B1C751" w:rsidR="00386B2E" w:rsidRPr="00525BE1" w:rsidRDefault="00386B2E" w:rsidP="00386B2E">
                <w:pPr>
                  <w:pStyle w:val="TableNormal1"/>
                  <w:rPr>
                    <w:rFonts w:ascii="Arial" w:hAnsi="Arial" w:cs="Arial"/>
                    <w:sz w:val="20"/>
                    <w:szCs w:val="20"/>
                  </w:rPr>
                </w:pPr>
                <w:r>
                  <w:rPr>
                    <w:rFonts w:ascii="Arial" w:hAnsi="Arial" w:cs="Arial"/>
                    <w:sz w:val="20"/>
                    <w:szCs w:val="20"/>
                  </w:rPr>
                  <w:t>Updating the document as per Mike response for clarifications.</w:t>
                </w:r>
              </w:p>
            </w:tc>
          </w:tr>
          <w:tr w:rsidR="00FC04B8" w:rsidRPr="00E21221" w14:paraId="7DB86B02" w14:textId="77777777" w:rsidTr="00FC04B8">
            <w:trPr>
              <w:ins w:id="1" w:author="mihir padechiya" w:date="2018-08-26T15:12:00Z"/>
            </w:trPr>
            <w:tc>
              <w:tcPr>
                <w:tcW w:w="1440" w:type="dxa"/>
                <w:tcBorders>
                  <w:top w:val="single" w:sz="8" w:space="0" w:color="999999"/>
                  <w:bottom w:val="single" w:sz="8" w:space="0" w:color="999999"/>
                </w:tcBorders>
              </w:tcPr>
              <w:p w14:paraId="44A585F3" w14:textId="1885AD51" w:rsidR="00FC04B8" w:rsidRPr="00525BE1" w:rsidRDefault="00FC04B8" w:rsidP="0084515A">
                <w:pPr>
                  <w:pStyle w:val="TableNormal1"/>
                  <w:rPr>
                    <w:ins w:id="2" w:author="mihir padechiya" w:date="2018-08-26T15:12:00Z"/>
                    <w:rFonts w:ascii="Arial" w:hAnsi="Arial" w:cs="Arial"/>
                    <w:sz w:val="20"/>
                    <w:szCs w:val="20"/>
                  </w:rPr>
                </w:pPr>
                <w:ins w:id="3" w:author="mihir padechiya" w:date="2018-08-26T15:12:00Z">
                  <w:r>
                    <w:rPr>
                      <w:rFonts w:ascii="Arial" w:hAnsi="Arial" w:cs="Arial"/>
                      <w:sz w:val="20"/>
                      <w:szCs w:val="20"/>
                    </w:rPr>
                    <w:t xml:space="preserve">08/26/2018         </w:t>
                  </w:r>
                </w:ins>
              </w:p>
            </w:tc>
            <w:tc>
              <w:tcPr>
                <w:tcW w:w="2070" w:type="dxa"/>
                <w:tcBorders>
                  <w:top w:val="single" w:sz="8" w:space="0" w:color="999999"/>
                  <w:bottom w:val="single" w:sz="8" w:space="0" w:color="999999"/>
                </w:tcBorders>
              </w:tcPr>
              <w:p w14:paraId="1D108589" w14:textId="77777777" w:rsidR="00FC04B8" w:rsidRPr="00525BE1" w:rsidRDefault="00FC04B8" w:rsidP="0084515A">
                <w:pPr>
                  <w:pStyle w:val="TableNormal1"/>
                  <w:rPr>
                    <w:ins w:id="4" w:author="mihir padechiya" w:date="2018-08-26T15:12:00Z"/>
                    <w:rFonts w:ascii="Arial" w:hAnsi="Arial" w:cs="Arial"/>
                    <w:sz w:val="20"/>
                    <w:szCs w:val="20"/>
                  </w:rPr>
                </w:pPr>
                <w:ins w:id="5" w:author="mihir padechiya" w:date="2018-08-26T15:12:00Z">
                  <w:r>
                    <w:rPr>
                      <w:rFonts w:ascii="Arial" w:hAnsi="Arial" w:cs="Arial"/>
                      <w:sz w:val="20"/>
                      <w:szCs w:val="20"/>
                    </w:rPr>
                    <w:t xml:space="preserve">Mihir Padechiya             </w:t>
                  </w:r>
                </w:ins>
              </w:p>
            </w:tc>
            <w:tc>
              <w:tcPr>
                <w:tcW w:w="1800" w:type="dxa"/>
                <w:tcBorders>
                  <w:top w:val="single" w:sz="8" w:space="0" w:color="999999"/>
                  <w:bottom w:val="single" w:sz="8" w:space="0" w:color="999999"/>
                </w:tcBorders>
              </w:tcPr>
              <w:p w14:paraId="1DDF8C79" w14:textId="28DA94C1" w:rsidR="00FC04B8" w:rsidRPr="00525BE1" w:rsidRDefault="00FC04B8" w:rsidP="0084515A">
                <w:pPr>
                  <w:pStyle w:val="TableNormal1"/>
                  <w:rPr>
                    <w:ins w:id="6" w:author="mihir padechiya" w:date="2018-08-26T15:12:00Z"/>
                    <w:rFonts w:ascii="Arial" w:hAnsi="Arial" w:cs="Arial"/>
                    <w:sz w:val="20"/>
                    <w:szCs w:val="20"/>
                  </w:rPr>
                </w:pPr>
                <w:ins w:id="7" w:author="mihir padechiya" w:date="2018-08-26T15:12:00Z">
                  <w:r>
                    <w:rPr>
                      <w:rFonts w:ascii="Arial" w:hAnsi="Arial" w:cs="Arial"/>
                      <w:sz w:val="20"/>
                      <w:szCs w:val="20"/>
                    </w:rPr>
                    <w:t xml:space="preserve">0.4              </w:t>
                  </w:r>
                </w:ins>
              </w:p>
            </w:tc>
            <w:tc>
              <w:tcPr>
                <w:tcW w:w="3705" w:type="dxa"/>
                <w:tcBorders>
                  <w:top w:val="single" w:sz="8" w:space="0" w:color="999999"/>
                  <w:bottom w:val="single" w:sz="8" w:space="0" w:color="999999"/>
                </w:tcBorders>
              </w:tcPr>
              <w:p w14:paraId="241CBE2C" w14:textId="6EE34A28" w:rsidR="00FC04B8" w:rsidRPr="00525BE1" w:rsidRDefault="00FC04B8" w:rsidP="0084515A">
                <w:pPr>
                  <w:pStyle w:val="TableNormal1"/>
                  <w:rPr>
                    <w:ins w:id="8" w:author="mihir padechiya" w:date="2018-08-26T15:12:00Z"/>
                    <w:rFonts w:ascii="Arial" w:hAnsi="Arial" w:cs="Arial"/>
                    <w:sz w:val="20"/>
                    <w:szCs w:val="20"/>
                  </w:rPr>
                </w:pPr>
                <w:ins w:id="9" w:author="mihir padechiya" w:date="2018-08-26T15:12:00Z">
                  <w:r>
                    <w:rPr>
                      <w:rFonts w:ascii="Arial" w:hAnsi="Arial" w:cs="Arial"/>
                      <w:sz w:val="20"/>
                      <w:szCs w:val="20"/>
                    </w:rPr>
                    <w:t xml:space="preserve">Updating the document as per discussion with Al and </w:t>
                  </w:r>
                  <w:proofErr w:type="spellStart"/>
                  <w:r>
                    <w:rPr>
                      <w:rFonts w:ascii="Arial" w:hAnsi="Arial" w:cs="Arial"/>
                      <w:sz w:val="20"/>
                      <w:szCs w:val="20"/>
                    </w:rPr>
                    <w:t>Proff</w:t>
                  </w:r>
                  <w:proofErr w:type="spellEnd"/>
                  <w:r>
                    <w:rPr>
                      <w:rFonts w:ascii="Arial" w:hAnsi="Arial" w:cs="Arial"/>
                      <w:sz w:val="20"/>
                      <w:szCs w:val="20"/>
                    </w:rPr>
                    <w:t>. Merwyn</w:t>
                  </w:r>
                </w:ins>
              </w:p>
            </w:tc>
          </w:tr>
          <w:tr w:rsidR="00861674" w:rsidRPr="00E21221" w14:paraId="52AB6D94" w14:textId="77777777" w:rsidTr="00861674">
            <w:trPr>
              <w:ins w:id="10" w:author="mihir padechiya" w:date="2018-12-22T01:11:00Z"/>
            </w:trPr>
            <w:tc>
              <w:tcPr>
                <w:tcW w:w="1440" w:type="dxa"/>
                <w:tcBorders>
                  <w:top w:val="single" w:sz="8" w:space="0" w:color="999999"/>
                  <w:bottom w:val="single" w:sz="8" w:space="0" w:color="999999"/>
                </w:tcBorders>
              </w:tcPr>
              <w:p w14:paraId="25032599" w14:textId="77777777" w:rsidR="00861674" w:rsidRPr="00913D2B" w:rsidRDefault="00861674" w:rsidP="001B763D">
                <w:pPr>
                  <w:pStyle w:val="TableNormal1"/>
                  <w:rPr>
                    <w:ins w:id="11" w:author="mihir padechiya" w:date="2018-12-22T01:11:00Z"/>
                    <w:rFonts w:ascii="Arial" w:hAnsi="Arial" w:cs="Arial"/>
                    <w:sz w:val="20"/>
                    <w:szCs w:val="20"/>
                  </w:rPr>
                </w:pPr>
                <w:ins w:id="12" w:author="mihir padechiya" w:date="2018-12-22T01:11:00Z">
                  <w:r w:rsidRPr="00913D2B">
                    <w:rPr>
                      <w:rFonts w:ascii="Arial" w:hAnsi="Arial" w:cs="Arial"/>
                      <w:sz w:val="20"/>
                      <w:szCs w:val="20"/>
                    </w:rPr>
                    <w:t xml:space="preserve">12/22/2018         </w:t>
                  </w:r>
                </w:ins>
              </w:p>
            </w:tc>
            <w:tc>
              <w:tcPr>
                <w:tcW w:w="2070" w:type="dxa"/>
                <w:tcBorders>
                  <w:top w:val="single" w:sz="8" w:space="0" w:color="999999"/>
                  <w:bottom w:val="single" w:sz="8" w:space="0" w:color="999999"/>
                </w:tcBorders>
              </w:tcPr>
              <w:p w14:paraId="04C62F82" w14:textId="77777777" w:rsidR="00861674" w:rsidRPr="00913D2B" w:rsidRDefault="00861674" w:rsidP="001B763D">
                <w:pPr>
                  <w:pStyle w:val="TableNormal1"/>
                  <w:rPr>
                    <w:ins w:id="13" w:author="mihir padechiya" w:date="2018-12-22T01:11:00Z"/>
                    <w:rFonts w:ascii="Arial" w:hAnsi="Arial" w:cs="Arial"/>
                    <w:sz w:val="20"/>
                    <w:szCs w:val="20"/>
                  </w:rPr>
                </w:pPr>
                <w:ins w:id="14" w:author="mihir padechiya" w:date="2018-12-22T01:11:00Z">
                  <w:r w:rsidRPr="00913D2B">
                    <w:rPr>
                      <w:rFonts w:ascii="Arial" w:hAnsi="Arial" w:cs="Arial"/>
                      <w:sz w:val="20"/>
                      <w:szCs w:val="20"/>
                    </w:rPr>
                    <w:t xml:space="preserve">Mihir Padechiya             </w:t>
                  </w:r>
                </w:ins>
              </w:p>
            </w:tc>
            <w:tc>
              <w:tcPr>
                <w:tcW w:w="1800" w:type="dxa"/>
                <w:tcBorders>
                  <w:top w:val="single" w:sz="8" w:space="0" w:color="999999"/>
                  <w:bottom w:val="single" w:sz="8" w:space="0" w:color="999999"/>
                </w:tcBorders>
              </w:tcPr>
              <w:p w14:paraId="4219484C" w14:textId="77777777" w:rsidR="00861674" w:rsidRPr="00913D2B" w:rsidRDefault="00861674" w:rsidP="001B763D">
                <w:pPr>
                  <w:pStyle w:val="TableNormal1"/>
                  <w:rPr>
                    <w:ins w:id="15" w:author="mihir padechiya" w:date="2018-12-22T01:11:00Z"/>
                    <w:rFonts w:ascii="Arial" w:hAnsi="Arial" w:cs="Arial"/>
                    <w:sz w:val="20"/>
                    <w:szCs w:val="20"/>
                  </w:rPr>
                </w:pPr>
                <w:ins w:id="16" w:author="mihir padechiya" w:date="2018-12-22T01:11:00Z">
                  <w:r w:rsidRPr="00913D2B">
                    <w:rPr>
                      <w:rFonts w:ascii="Arial" w:hAnsi="Arial" w:cs="Arial"/>
                      <w:sz w:val="20"/>
                      <w:szCs w:val="20"/>
                    </w:rPr>
                    <w:t xml:space="preserve">0.5              </w:t>
                  </w:r>
                </w:ins>
              </w:p>
            </w:tc>
            <w:tc>
              <w:tcPr>
                <w:tcW w:w="3705" w:type="dxa"/>
                <w:tcBorders>
                  <w:top w:val="single" w:sz="8" w:space="0" w:color="999999"/>
                  <w:bottom w:val="single" w:sz="8" w:space="0" w:color="999999"/>
                </w:tcBorders>
              </w:tcPr>
              <w:p w14:paraId="5EF75CAE" w14:textId="77777777" w:rsidR="00861674" w:rsidRPr="00913D2B" w:rsidRDefault="00861674" w:rsidP="001B763D">
                <w:pPr>
                  <w:pStyle w:val="TableNormal1"/>
                  <w:rPr>
                    <w:ins w:id="17" w:author="mihir padechiya" w:date="2018-12-22T01:11:00Z"/>
                    <w:rFonts w:ascii="Arial" w:hAnsi="Arial" w:cs="Arial"/>
                    <w:sz w:val="20"/>
                    <w:szCs w:val="20"/>
                  </w:rPr>
                </w:pPr>
                <w:ins w:id="18" w:author="mihir padechiya" w:date="2018-12-22T01:11:00Z">
                  <w:r w:rsidRPr="00913D2B">
                    <w:rPr>
                      <w:rFonts w:ascii="Arial" w:hAnsi="Arial" w:cs="Arial"/>
                      <w:sz w:val="20"/>
                      <w:szCs w:val="20"/>
                    </w:rPr>
                    <w:t xml:space="preserve">Updating the document as per discussion during the final demo of SBDC in Fall 2018 with </w:t>
                  </w:r>
                  <w:proofErr w:type="spellStart"/>
                  <w:r w:rsidRPr="00913D2B">
                    <w:rPr>
                      <w:rFonts w:ascii="Arial" w:hAnsi="Arial" w:cs="Arial"/>
                      <w:sz w:val="20"/>
                      <w:szCs w:val="20"/>
                    </w:rPr>
                    <w:t>Proff</w:t>
                  </w:r>
                  <w:proofErr w:type="spellEnd"/>
                  <w:r w:rsidRPr="00913D2B">
                    <w:rPr>
                      <w:rFonts w:ascii="Arial" w:hAnsi="Arial" w:cs="Arial"/>
                      <w:sz w:val="20"/>
                      <w:szCs w:val="20"/>
                    </w:rPr>
                    <w:t xml:space="preserve">. Jones, Mike, </w:t>
                  </w:r>
                  <w:proofErr w:type="spellStart"/>
                  <w:proofErr w:type="gramStart"/>
                  <w:r w:rsidRPr="00913D2B">
                    <w:rPr>
                      <w:rFonts w:ascii="Arial" w:hAnsi="Arial" w:cs="Arial"/>
                      <w:sz w:val="20"/>
                      <w:szCs w:val="20"/>
                    </w:rPr>
                    <w:t>Rochelle,Kubiley</w:t>
                  </w:r>
                  <w:proofErr w:type="spellEnd"/>
                  <w:proofErr w:type="gramEnd"/>
                </w:ins>
              </w:p>
            </w:tc>
          </w:tr>
          <w:tr w:rsidR="00E91B07" w:rsidRPr="00E21221" w14:paraId="0C88EBA3" w14:textId="77777777" w:rsidTr="00861674">
            <w:trPr>
              <w:ins w:id="19" w:author="mihir padechiya" w:date="2019-04-21T12:28:00Z"/>
            </w:trPr>
            <w:tc>
              <w:tcPr>
                <w:tcW w:w="1440" w:type="dxa"/>
                <w:tcBorders>
                  <w:top w:val="single" w:sz="8" w:space="0" w:color="999999"/>
                  <w:bottom w:val="single" w:sz="8" w:space="0" w:color="999999"/>
                </w:tcBorders>
              </w:tcPr>
              <w:p w14:paraId="6843196E" w14:textId="5DE2659F" w:rsidR="00E91B07" w:rsidRPr="00913D2B" w:rsidRDefault="00E91B07" w:rsidP="001B763D">
                <w:pPr>
                  <w:pStyle w:val="TableNormal1"/>
                  <w:rPr>
                    <w:ins w:id="20" w:author="mihir padechiya" w:date="2019-04-21T12:28:00Z"/>
                    <w:rFonts w:ascii="Arial" w:hAnsi="Arial" w:cs="Arial"/>
                    <w:sz w:val="20"/>
                    <w:szCs w:val="20"/>
                  </w:rPr>
                </w:pPr>
                <w:ins w:id="21" w:author="mihir padechiya" w:date="2019-04-21T12:28:00Z">
                  <w:r>
                    <w:rPr>
                      <w:rFonts w:ascii="Arial" w:hAnsi="Arial" w:cs="Arial"/>
                      <w:sz w:val="20"/>
                      <w:szCs w:val="20"/>
                    </w:rPr>
                    <w:t>04/21/2019</w:t>
                  </w:r>
                </w:ins>
              </w:p>
            </w:tc>
            <w:tc>
              <w:tcPr>
                <w:tcW w:w="2070" w:type="dxa"/>
                <w:tcBorders>
                  <w:top w:val="single" w:sz="8" w:space="0" w:color="999999"/>
                  <w:bottom w:val="single" w:sz="8" w:space="0" w:color="999999"/>
                </w:tcBorders>
              </w:tcPr>
              <w:p w14:paraId="71337D61" w14:textId="4E69F969" w:rsidR="00E91B07" w:rsidRPr="00913D2B" w:rsidRDefault="00E91B07" w:rsidP="001B763D">
                <w:pPr>
                  <w:pStyle w:val="TableNormal1"/>
                  <w:rPr>
                    <w:ins w:id="22" w:author="mihir padechiya" w:date="2019-04-21T12:28:00Z"/>
                    <w:rFonts w:ascii="Arial" w:hAnsi="Arial" w:cs="Arial"/>
                    <w:sz w:val="20"/>
                    <w:szCs w:val="20"/>
                  </w:rPr>
                </w:pPr>
                <w:ins w:id="23" w:author="mihir padechiya" w:date="2019-04-21T12:28:00Z">
                  <w:r>
                    <w:rPr>
                      <w:rFonts w:ascii="Arial" w:hAnsi="Arial" w:cs="Arial"/>
                      <w:sz w:val="20"/>
                      <w:szCs w:val="20"/>
                    </w:rPr>
                    <w:t>Mihir Padechiya</w:t>
                  </w:r>
                </w:ins>
              </w:p>
            </w:tc>
            <w:tc>
              <w:tcPr>
                <w:tcW w:w="1800" w:type="dxa"/>
                <w:tcBorders>
                  <w:top w:val="single" w:sz="8" w:space="0" w:color="999999"/>
                  <w:bottom w:val="single" w:sz="8" w:space="0" w:color="999999"/>
                </w:tcBorders>
              </w:tcPr>
              <w:p w14:paraId="5F5DEC12" w14:textId="20F32D84" w:rsidR="00E91B07" w:rsidRPr="00913D2B" w:rsidRDefault="00E91B07" w:rsidP="001B763D">
                <w:pPr>
                  <w:pStyle w:val="TableNormal1"/>
                  <w:rPr>
                    <w:ins w:id="24" w:author="mihir padechiya" w:date="2019-04-21T12:28:00Z"/>
                    <w:rFonts w:ascii="Arial" w:hAnsi="Arial" w:cs="Arial"/>
                    <w:sz w:val="20"/>
                    <w:szCs w:val="20"/>
                  </w:rPr>
                </w:pPr>
                <w:ins w:id="25" w:author="mihir padechiya" w:date="2019-04-21T12:29:00Z">
                  <w:r>
                    <w:rPr>
                      <w:rFonts w:ascii="Arial" w:hAnsi="Arial" w:cs="Arial"/>
                      <w:sz w:val="20"/>
                      <w:szCs w:val="20"/>
                    </w:rPr>
                    <w:t>0.6</w:t>
                  </w:r>
                </w:ins>
              </w:p>
            </w:tc>
            <w:tc>
              <w:tcPr>
                <w:tcW w:w="3705" w:type="dxa"/>
                <w:tcBorders>
                  <w:top w:val="single" w:sz="8" w:space="0" w:color="999999"/>
                  <w:bottom w:val="single" w:sz="8" w:space="0" w:color="999999"/>
                </w:tcBorders>
              </w:tcPr>
              <w:p w14:paraId="313655DE" w14:textId="628290BF" w:rsidR="00E91B07" w:rsidRPr="00913D2B" w:rsidRDefault="00E91B07" w:rsidP="001B763D">
                <w:pPr>
                  <w:pStyle w:val="TableNormal1"/>
                  <w:rPr>
                    <w:ins w:id="26" w:author="mihir padechiya" w:date="2019-04-21T12:28:00Z"/>
                    <w:rFonts w:ascii="Arial" w:hAnsi="Arial" w:cs="Arial"/>
                    <w:sz w:val="20"/>
                    <w:szCs w:val="20"/>
                  </w:rPr>
                </w:pPr>
                <w:ins w:id="27" w:author="mihir padechiya" w:date="2019-04-21T12:29:00Z">
                  <w:r>
                    <w:rPr>
                      <w:rFonts w:ascii="Arial" w:hAnsi="Arial" w:cs="Arial"/>
                      <w:sz w:val="20"/>
                      <w:szCs w:val="20"/>
                    </w:rPr>
                    <w:t>Updated the final version – things marked in yellow are implemented, other need to be done.</w:t>
                  </w:r>
                </w:ins>
              </w:p>
            </w:tc>
          </w:tr>
        </w:tbl>
        <w:p w14:paraId="213D6AB5" w14:textId="77777777" w:rsidR="0027302B" w:rsidRDefault="0027302B" w:rsidP="0027302B">
          <w:pPr>
            <w:rPr>
              <w:b/>
              <w:sz w:val="22"/>
              <w:szCs w:val="22"/>
            </w:rPr>
          </w:pPr>
        </w:p>
        <w:p w14:paraId="4C33596D" w14:textId="77777777" w:rsidR="0027302B" w:rsidRDefault="0027302B" w:rsidP="0027302B">
          <w:pPr>
            <w:rPr>
              <w:b/>
              <w:sz w:val="22"/>
              <w:szCs w:val="22"/>
            </w:rPr>
          </w:pPr>
          <w:r w:rsidRPr="001667D9">
            <w:rPr>
              <w:b/>
              <w:sz w:val="22"/>
              <w:szCs w:val="22"/>
            </w:rPr>
            <w:t>Reviewers</w:t>
          </w:r>
        </w:p>
        <w:p w14:paraId="68FA82DC" w14:textId="77777777" w:rsidR="0027302B" w:rsidRPr="001667D9" w:rsidRDefault="0027302B" w:rsidP="0027302B">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70"/>
            <w:gridCol w:w="835"/>
            <w:gridCol w:w="3125"/>
            <w:gridCol w:w="2070"/>
          </w:tblGrid>
          <w:tr w:rsidR="0027302B" w:rsidRPr="00525BE1" w14:paraId="5AF1D363" w14:textId="77777777" w:rsidTr="00816D60">
            <w:tc>
              <w:tcPr>
                <w:tcW w:w="2970" w:type="dxa"/>
                <w:tcBorders>
                  <w:top w:val="single" w:sz="12" w:space="0" w:color="999999"/>
                  <w:bottom w:val="single" w:sz="12" w:space="0" w:color="999999"/>
                </w:tcBorders>
                <w:shd w:val="clear" w:color="auto" w:fill="E6E6E6"/>
              </w:tcPr>
              <w:p w14:paraId="6D7B3113"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Name</w:t>
                </w:r>
              </w:p>
            </w:tc>
            <w:tc>
              <w:tcPr>
                <w:tcW w:w="3960" w:type="dxa"/>
                <w:gridSpan w:val="2"/>
                <w:tcBorders>
                  <w:top w:val="single" w:sz="12" w:space="0" w:color="999999"/>
                  <w:bottom w:val="single" w:sz="12" w:space="0" w:color="999999"/>
                </w:tcBorders>
                <w:shd w:val="clear" w:color="auto" w:fill="E6E6E6"/>
              </w:tcPr>
              <w:p w14:paraId="2A16891C"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Version approved</w:t>
                </w:r>
              </w:p>
            </w:tc>
            <w:tc>
              <w:tcPr>
                <w:tcW w:w="2070" w:type="dxa"/>
                <w:tcBorders>
                  <w:top w:val="single" w:sz="12" w:space="0" w:color="999999"/>
                  <w:bottom w:val="single" w:sz="12" w:space="0" w:color="999999"/>
                </w:tcBorders>
                <w:shd w:val="clear" w:color="auto" w:fill="E6E6E6"/>
              </w:tcPr>
              <w:p w14:paraId="3D96BD88" w14:textId="77777777" w:rsidR="0027302B" w:rsidRPr="00525BE1" w:rsidRDefault="0027302B" w:rsidP="00816D60">
                <w:pPr>
                  <w:pStyle w:val="TableNormal1"/>
                  <w:rPr>
                    <w:rFonts w:ascii="Arial" w:hAnsi="Arial" w:cs="Arial"/>
                    <w:b/>
                    <w:bCs/>
                    <w:sz w:val="20"/>
                    <w:szCs w:val="20"/>
                  </w:rPr>
                </w:pPr>
                <w:r w:rsidRPr="00525BE1">
                  <w:rPr>
                    <w:rFonts w:ascii="Arial" w:hAnsi="Arial" w:cs="Arial"/>
                    <w:b/>
                    <w:bCs/>
                    <w:sz w:val="20"/>
                    <w:szCs w:val="20"/>
                  </w:rPr>
                  <w:t>Date</w:t>
                </w:r>
              </w:p>
            </w:tc>
          </w:tr>
          <w:tr w:rsidR="0027302B" w:rsidRPr="00525BE1" w14:paraId="6EA7B52E" w14:textId="77777777" w:rsidTr="00816D60">
            <w:tc>
              <w:tcPr>
                <w:tcW w:w="2970" w:type="dxa"/>
                <w:tcBorders>
                  <w:top w:val="single" w:sz="8" w:space="0" w:color="999999"/>
                  <w:bottom w:val="single" w:sz="8" w:space="0" w:color="999999"/>
                </w:tcBorders>
              </w:tcPr>
              <w:p w14:paraId="0A4753A9" w14:textId="77777777" w:rsidR="0027302B" w:rsidRPr="00525BE1" w:rsidRDefault="0027302B" w:rsidP="00816D60">
                <w:pPr>
                  <w:pStyle w:val="TableNormal1"/>
                  <w:rPr>
                    <w:rFonts w:ascii="Arial" w:hAnsi="Arial" w:cs="Arial"/>
                    <w:sz w:val="20"/>
                    <w:szCs w:val="20"/>
                  </w:rPr>
                </w:pPr>
                <w:r>
                  <w:rPr>
                    <w:rFonts w:ascii="Arial" w:hAnsi="Arial" w:cs="Arial"/>
                    <w:sz w:val="20"/>
                    <w:szCs w:val="20"/>
                  </w:rPr>
                  <w:t>Mike</w:t>
                </w:r>
              </w:p>
            </w:tc>
            <w:tc>
              <w:tcPr>
                <w:tcW w:w="835" w:type="dxa"/>
                <w:tcBorders>
                  <w:top w:val="single" w:sz="8" w:space="0" w:color="999999"/>
                  <w:bottom w:val="single" w:sz="8" w:space="0" w:color="999999"/>
                </w:tcBorders>
              </w:tcPr>
              <w:p w14:paraId="6D6133F0" w14:textId="77777777" w:rsidR="0027302B" w:rsidRPr="00525BE1" w:rsidRDefault="0027302B" w:rsidP="00816D60">
                <w:pPr>
                  <w:pStyle w:val="TableNormal1"/>
                  <w:rPr>
                    <w:rFonts w:ascii="Arial" w:hAnsi="Arial" w:cs="Arial"/>
                    <w:sz w:val="20"/>
                    <w:szCs w:val="20"/>
                  </w:rPr>
                </w:pPr>
              </w:p>
            </w:tc>
            <w:tc>
              <w:tcPr>
                <w:tcW w:w="5195" w:type="dxa"/>
                <w:gridSpan w:val="2"/>
                <w:tcBorders>
                  <w:top w:val="single" w:sz="8" w:space="0" w:color="999999"/>
                  <w:bottom w:val="single" w:sz="8" w:space="0" w:color="999999"/>
                </w:tcBorders>
              </w:tcPr>
              <w:p w14:paraId="45126B35" w14:textId="77777777" w:rsidR="0027302B" w:rsidRPr="00525BE1" w:rsidRDefault="0027302B" w:rsidP="00816D60">
                <w:pPr>
                  <w:pStyle w:val="TableNormal1"/>
                  <w:rPr>
                    <w:rFonts w:ascii="Arial" w:hAnsi="Arial" w:cs="Arial"/>
                    <w:sz w:val="20"/>
                    <w:szCs w:val="20"/>
                  </w:rPr>
                </w:pPr>
              </w:p>
            </w:tc>
          </w:tr>
          <w:tr w:rsidR="0027302B" w:rsidRPr="00525BE1" w14:paraId="2D2F2AB0" w14:textId="77777777" w:rsidTr="00816D60">
            <w:tc>
              <w:tcPr>
                <w:tcW w:w="2970" w:type="dxa"/>
              </w:tcPr>
              <w:p w14:paraId="32DE9940" w14:textId="77777777" w:rsidR="0027302B" w:rsidRPr="00525BE1" w:rsidRDefault="0027302B" w:rsidP="00816D60">
                <w:pPr>
                  <w:pStyle w:val="TableNormal1"/>
                  <w:rPr>
                    <w:rFonts w:ascii="Arial" w:hAnsi="Arial" w:cs="Arial"/>
                    <w:sz w:val="20"/>
                    <w:szCs w:val="20"/>
                  </w:rPr>
                </w:pPr>
                <w:r>
                  <w:rPr>
                    <w:rFonts w:ascii="Arial" w:hAnsi="Arial" w:cs="Arial"/>
                    <w:sz w:val="20"/>
                    <w:szCs w:val="20"/>
                  </w:rPr>
                  <w:t>Rochelle</w:t>
                </w:r>
              </w:p>
            </w:tc>
            <w:tc>
              <w:tcPr>
                <w:tcW w:w="835" w:type="dxa"/>
              </w:tcPr>
              <w:p w14:paraId="20AA09B0" w14:textId="77777777" w:rsidR="0027302B" w:rsidRPr="00525BE1" w:rsidRDefault="0027302B" w:rsidP="00816D60">
                <w:pPr>
                  <w:pStyle w:val="TableNormal1"/>
                  <w:rPr>
                    <w:rFonts w:ascii="Arial" w:hAnsi="Arial" w:cs="Arial"/>
                    <w:sz w:val="20"/>
                    <w:szCs w:val="20"/>
                  </w:rPr>
                </w:pPr>
              </w:p>
            </w:tc>
            <w:tc>
              <w:tcPr>
                <w:tcW w:w="5195" w:type="dxa"/>
                <w:gridSpan w:val="2"/>
              </w:tcPr>
              <w:p w14:paraId="36426BD2" w14:textId="77777777" w:rsidR="0027302B" w:rsidRPr="00525BE1" w:rsidRDefault="0027302B" w:rsidP="00816D60">
                <w:pPr>
                  <w:pStyle w:val="TableNormal1"/>
                  <w:rPr>
                    <w:rFonts w:ascii="Arial" w:hAnsi="Arial" w:cs="Arial"/>
                    <w:sz w:val="20"/>
                    <w:szCs w:val="20"/>
                  </w:rPr>
                </w:pPr>
              </w:p>
            </w:tc>
          </w:tr>
          <w:tr w:rsidR="0027302B" w:rsidRPr="00525BE1" w14:paraId="133757E9" w14:textId="77777777" w:rsidTr="00816D60">
            <w:tc>
              <w:tcPr>
                <w:tcW w:w="2970" w:type="dxa"/>
                <w:tcBorders>
                  <w:top w:val="single" w:sz="8" w:space="0" w:color="999999"/>
                  <w:bottom w:val="single" w:sz="8" w:space="0" w:color="999999"/>
                </w:tcBorders>
              </w:tcPr>
              <w:p w14:paraId="05855BC9" w14:textId="77777777" w:rsidR="0027302B" w:rsidRPr="00525BE1" w:rsidRDefault="00C7381A" w:rsidP="00816D60">
                <w:pPr>
                  <w:pStyle w:val="TableNormal1"/>
                  <w:rPr>
                    <w:rFonts w:ascii="Arial" w:hAnsi="Arial" w:cs="Arial"/>
                    <w:sz w:val="20"/>
                    <w:szCs w:val="20"/>
                  </w:rPr>
                </w:pPr>
                <w:r>
                  <w:rPr>
                    <w:rFonts w:ascii="Arial" w:hAnsi="Arial" w:cs="Arial"/>
                    <w:color w:val="222222"/>
                    <w:sz w:val="19"/>
                    <w:szCs w:val="19"/>
                    <w:shd w:val="clear" w:color="auto" w:fill="FFFFFF"/>
                  </w:rPr>
                  <w:t xml:space="preserve">Al </w:t>
                </w:r>
                <w:proofErr w:type="spellStart"/>
                <w:r>
                  <w:rPr>
                    <w:rFonts w:ascii="Arial" w:hAnsi="Arial" w:cs="Arial"/>
                    <w:color w:val="222222"/>
                    <w:sz w:val="19"/>
                    <w:szCs w:val="19"/>
                    <w:shd w:val="clear" w:color="auto" w:fill="FFFFFF"/>
                  </w:rPr>
                  <w:t>Scher</w:t>
                </w:r>
                <w:proofErr w:type="spellEnd"/>
              </w:p>
            </w:tc>
            <w:tc>
              <w:tcPr>
                <w:tcW w:w="835" w:type="dxa"/>
                <w:tcBorders>
                  <w:top w:val="single" w:sz="8" w:space="0" w:color="999999"/>
                  <w:bottom w:val="single" w:sz="8" w:space="0" w:color="999999"/>
                </w:tcBorders>
              </w:tcPr>
              <w:p w14:paraId="681EEA2F" w14:textId="77777777" w:rsidR="0027302B" w:rsidRPr="00525BE1" w:rsidRDefault="0027302B" w:rsidP="00816D60">
                <w:pPr>
                  <w:pStyle w:val="TableNormal1"/>
                  <w:rPr>
                    <w:rFonts w:ascii="Arial" w:hAnsi="Arial" w:cs="Arial"/>
                    <w:sz w:val="20"/>
                    <w:szCs w:val="20"/>
                  </w:rPr>
                </w:pPr>
              </w:p>
            </w:tc>
            <w:tc>
              <w:tcPr>
                <w:tcW w:w="5195" w:type="dxa"/>
                <w:gridSpan w:val="2"/>
                <w:tcBorders>
                  <w:top w:val="single" w:sz="8" w:space="0" w:color="999999"/>
                  <w:bottom w:val="single" w:sz="8" w:space="0" w:color="999999"/>
                </w:tcBorders>
              </w:tcPr>
              <w:p w14:paraId="050B07D0" w14:textId="77777777" w:rsidR="0027302B" w:rsidRPr="00525BE1" w:rsidRDefault="0027302B" w:rsidP="00816D60">
                <w:pPr>
                  <w:pStyle w:val="TableNormal1"/>
                  <w:rPr>
                    <w:rFonts w:ascii="Arial" w:hAnsi="Arial" w:cs="Arial"/>
                    <w:sz w:val="20"/>
                    <w:szCs w:val="20"/>
                  </w:rPr>
                </w:pPr>
              </w:p>
            </w:tc>
          </w:tr>
        </w:tbl>
        <w:p w14:paraId="4D34329A" w14:textId="77777777" w:rsidR="00C74B5B" w:rsidRDefault="009E5FCD">
          <w:pPr>
            <w:rPr>
              <w:rFonts w:asciiTheme="majorHAnsi" w:eastAsia="Times New Roman" w:hAnsiTheme="majorHAnsi" w:cstheme="majorBidi"/>
              <w:caps/>
              <w:spacing w:val="10"/>
              <w:sz w:val="36"/>
              <w:szCs w:val="36"/>
              <w:bdr w:val="none" w:sz="0" w:space="0" w:color="auto" w:frame="1"/>
            </w:rPr>
          </w:pPr>
        </w:p>
      </w:sdtContent>
    </w:sdt>
    <w:sdt>
      <w:sdtPr>
        <w:rPr>
          <w:rFonts w:asciiTheme="minorHAnsi" w:eastAsiaTheme="minorEastAsia" w:hAnsiTheme="minorHAnsi" w:cstheme="minorBidi"/>
          <w:b w:val="0"/>
          <w:caps w:val="0"/>
          <w:color w:val="auto"/>
          <w:spacing w:val="0"/>
          <w:sz w:val="21"/>
          <w:szCs w:val="21"/>
        </w:rPr>
        <w:id w:val="326016114"/>
        <w:docPartObj>
          <w:docPartGallery w:val="Table of Contents"/>
          <w:docPartUnique/>
        </w:docPartObj>
      </w:sdtPr>
      <w:sdtEndPr>
        <w:rPr>
          <w:bCs/>
          <w:noProof/>
        </w:rPr>
      </w:sdtEndPr>
      <w:sdtContent>
        <w:p w14:paraId="6686172F" w14:textId="77777777" w:rsidR="00D303F9" w:rsidRPr="009E60F2" w:rsidRDefault="00D303F9" w:rsidP="009B5A48">
          <w:pPr>
            <w:pStyle w:val="TOCHeading"/>
            <w:rPr>
              <w:rStyle w:val="Heading1Char"/>
            </w:rPr>
          </w:pPr>
          <w:r w:rsidRPr="009E60F2">
            <w:rPr>
              <w:rStyle w:val="Heading1Char"/>
            </w:rPr>
            <w:t>Table of Contents</w:t>
          </w:r>
        </w:p>
        <w:p w14:paraId="41344CBA" w14:textId="77777777" w:rsidR="00D303F9" w:rsidRDefault="00D303F9">
          <w:pPr>
            <w:pStyle w:val="TOC1"/>
            <w:tabs>
              <w:tab w:val="right" w:leader="dot" w:pos="9350"/>
            </w:tabs>
            <w:rPr>
              <w:noProof/>
              <w:sz w:val="22"/>
              <w:szCs w:val="22"/>
            </w:rPr>
          </w:pPr>
          <w:r>
            <w:fldChar w:fldCharType="begin"/>
          </w:r>
          <w:r>
            <w:instrText xml:space="preserve"> TOC \o "1-3" \h \z \u </w:instrText>
          </w:r>
          <w:r>
            <w:fldChar w:fldCharType="separate"/>
          </w:r>
          <w:hyperlink w:anchor="_Toc517442235" w:history="1">
            <w:r w:rsidRPr="00344C6F">
              <w:rPr>
                <w:rStyle w:val="Hyperlink"/>
                <w:rFonts w:eastAsia="Times New Roman"/>
                <w:b/>
                <w:noProof/>
                <w:bdr w:val="none" w:sz="0" w:space="0" w:color="auto" w:frame="1"/>
              </w:rPr>
              <w:t>PURPOSE</w:t>
            </w:r>
            <w:r>
              <w:rPr>
                <w:noProof/>
                <w:webHidden/>
              </w:rPr>
              <w:tab/>
            </w:r>
            <w:r w:rsidR="00B85A60">
              <w:rPr>
                <w:noProof/>
                <w:webHidden/>
              </w:rPr>
              <w:t>2</w:t>
            </w:r>
          </w:hyperlink>
        </w:p>
        <w:p w14:paraId="0E704F91" w14:textId="77777777" w:rsidR="00D303F9" w:rsidRDefault="009E5FCD">
          <w:pPr>
            <w:pStyle w:val="TOC1"/>
            <w:tabs>
              <w:tab w:val="right" w:leader="dot" w:pos="9350"/>
            </w:tabs>
            <w:rPr>
              <w:noProof/>
              <w:sz w:val="22"/>
              <w:szCs w:val="22"/>
            </w:rPr>
          </w:pPr>
          <w:hyperlink w:anchor="_Toc517442236" w:history="1">
            <w:r w:rsidR="00D303F9" w:rsidRPr="00344C6F">
              <w:rPr>
                <w:rStyle w:val="Hyperlink"/>
                <w:rFonts w:eastAsia="Times New Roman"/>
                <w:b/>
                <w:noProof/>
                <w:bdr w:val="none" w:sz="0" w:space="0" w:color="auto" w:frame="1"/>
              </w:rPr>
              <w:t>SCOPE</w:t>
            </w:r>
            <w:r w:rsidR="00D303F9">
              <w:rPr>
                <w:noProof/>
                <w:webHidden/>
              </w:rPr>
              <w:tab/>
            </w:r>
            <w:r w:rsidR="00B85A60">
              <w:rPr>
                <w:noProof/>
                <w:webHidden/>
              </w:rPr>
              <w:t>2</w:t>
            </w:r>
          </w:hyperlink>
        </w:p>
        <w:p w14:paraId="05A938E8" w14:textId="77777777" w:rsidR="00D303F9" w:rsidRDefault="009E5FCD">
          <w:pPr>
            <w:pStyle w:val="TOC1"/>
            <w:tabs>
              <w:tab w:val="right" w:leader="dot" w:pos="9350"/>
            </w:tabs>
            <w:rPr>
              <w:noProof/>
              <w:sz w:val="22"/>
              <w:szCs w:val="22"/>
            </w:rPr>
          </w:pPr>
          <w:hyperlink w:anchor="_Toc517442237" w:history="1">
            <w:r w:rsidR="00616E58">
              <w:rPr>
                <w:rStyle w:val="Hyperlink"/>
                <w:rFonts w:eastAsia="Times New Roman"/>
                <w:b/>
                <w:noProof/>
                <w:bdr w:val="none" w:sz="0" w:space="0" w:color="auto" w:frame="1"/>
              </w:rPr>
              <w:t>CURRENT PROCESS FLOW</w:t>
            </w:r>
            <w:r w:rsidR="00D303F9">
              <w:rPr>
                <w:noProof/>
                <w:webHidden/>
              </w:rPr>
              <w:tab/>
            </w:r>
            <w:r w:rsidR="00B85A60">
              <w:rPr>
                <w:noProof/>
                <w:webHidden/>
              </w:rPr>
              <w:t>2</w:t>
            </w:r>
          </w:hyperlink>
        </w:p>
        <w:p w14:paraId="47F8DDD8" w14:textId="77777777" w:rsidR="00D303F9" w:rsidRDefault="009E5FCD">
          <w:pPr>
            <w:pStyle w:val="TOC1"/>
            <w:tabs>
              <w:tab w:val="right" w:leader="dot" w:pos="9350"/>
            </w:tabs>
            <w:rPr>
              <w:noProof/>
              <w:sz w:val="22"/>
              <w:szCs w:val="22"/>
            </w:rPr>
          </w:pPr>
          <w:hyperlink w:anchor="_Toc517442238" w:history="1">
            <w:r w:rsidR="00D303F9">
              <w:rPr>
                <w:noProof/>
                <w:webHidden/>
              </w:rPr>
              <w:tab/>
            </w:r>
            <w:r w:rsidR="00B85A60">
              <w:rPr>
                <w:noProof/>
                <w:webHidden/>
              </w:rPr>
              <w:t>3</w:t>
            </w:r>
          </w:hyperlink>
        </w:p>
        <w:p w14:paraId="31637ED6" w14:textId="77777777" w:rsidR="00D303F9" w:rsidRDefault="009E5FCD">
          <w:pPr>
            <w:pStyle w:val="TOC1"/>
            <w:tabs>
              <w:tab w:val="right" w:leader="dot" w:pos="9350"/>
            </w:tabs>
            <w:rPr>
              <w:noProof/>
              <w:sz w:val="22"/>
              <w:szCs w:val="22"/>
            </w:rPr>
          </w:pPr>
          <w:hyperlink w:anchor="_Toc517442239" w:history="1">
            <w:r w:rsidR="00616E58">
              <w:rPr>
                <w:rStyle w:val="Hyperlink"/>
                <w:rFonts w:eastAsia="Times New Roman"/>
                <w:b/>
                <w:noProof/>
                <w:bdr w:val="none" w:sz="0" w:space="0" w:color="auto" w:frame="1"/>
              </w:rPr>
              <w:t>NEW ADDITIONAL PROCESS FLOW</w:t>
            </w:r>
            <w:r w:rsidR="00D303F9">
              <w:rPr>
                <w:noProof/>
                <w:webHidden/>
              </w:rPr>
              <w:tab/>
            </w:r>
            <w:r w:rsidR="00B85A60">
              <w:rPr>
                <w:noProof/>
                <w:webHidden/>
              </w:rPr>
              <w:t>4</w:t>
            </w:r>
          </w:hyperlink>
        </w:p>
        <w:p w14:paraId="5105A9A3" w14:textId="77777777" w:rsidR="00D303F9" w:rsidRDefault="009E5FCD">
          <w:pPr>
            <w:pStyle w:val="TOC1"/>
            <w:tabs>
              <w:tab w:val="right" w:leader="dot" w:pos="9350"/>
            </w:tabs>
            <w:rPr>
              <w:noProof/>
              <w:sz w:val="22"/>
              <w:szCs w:val="22"/>
            </w:rPr>
          </w:pPr>
          <w:hyperlink w:anchor="_Toc517442240" w:history="1">
            <w:r w:rsidR="00616E58">
              <w:rPr>
                <w:rStyle w:val="Hyperlink"/>
                <w:b/>
                <w:noProof/>
              </w:rPr>
              <w:t>RELATIONSHIP TO MQS</w:t>
            </w:r>
            <w:r w:rsidR="00D303F9">
              <w:rPr>
                <w:noProof/>
                <w:webHidden/>
              </w:rPr>
              <w:tab/>
            </w:r>
            <w:r w:rsidR="00B85A60">
              <w:rPr>
                <w:noProof/>
                <w:webHidden/>
              </w:rPr>
              <w:t>6</w:t>
            </w:r>
          </w:hyperlink>
        </w:p>
        <w:p w14:paraId="6149C082" w14:textId="77777777" w:rsidR="00D303F9" w:rsidRDefault="009E5FCD">
          <w:pPr>
            <w:pStyle w:val="TOC1"/>
            <w:tabs>
              <w:tab w:val="right" w:leader="dot" w:pos="9350"/>
            </w:tabs>
            <w:rPr>
              <w:noProof/>
              <w:sz w:val="22"/>
              <w:szCs w:val="22"/>
            </w:rPr>
          </w:pPr>
          <w:hyperlink w:anchor="_Toc517442241" w:history="1">
            <w:r w:rsidR="00D303F9" w:rsidRPr="00344C6F">
              <w:rPr>
                <w:rStyle w:val="Hyperlink"/>
                <w:rFonts w:eastAsia="Times New Roman"/>
                <w:b/>
                <w:noProof/>
                <w:bdr w:val="none" w:sz="0" w:space="0" w:color="auto" w:frame="1"/>
              </w:rPr>
              <w:t>SYSTEM INTERFACE</w:t>
            </w:r>
            <w:r w:rsidR="00D303F9">
              <w:rPr>
                <w:noProof/>
                <w:webHidden/>
              </w:rPr>
              <w:tab/>
            </w:r>
            <w:r w:rsidR="00B85A60">
              <w:rPr>
                <w:noProof/>
                <w:webHidden/>
              </w:rPr>
              <w:t>8</w:t>
            </w:r>
          </w:hyperlink>
        </w:p>
        <w:p w14:paraId="656B2373" w14:textId="77777777" w:rsidR="00D303F9" w:rsidRDefault="009E5FCD">
          <w:pPr>
            <w:pStyle w:val="TOC1"/>
            <w:tabs>
              <w:tab w:val="right" w:leader="dot" w:pos="9350"/>
            </w:tabs>
            <w:rPr>
              <w:noProof/>
              <w:sz w:val="22"/>
              <w:szCs w:val="22"/>
            </w:rPr>
          </w:pPr>
          <w:hyperlink w:anchor="_Toc517442242" w:history="1">
            <w:r w:rsidR="00D303F9" w:rsidRPr="00344C6F">
              <w:rPr>
                <w:rStyle w:val="Hyperlink"/>
                <w:rFonts w:eastAsia="Times New Roman"/>
                <w:b/>
                <w:noProof/>
                <w:bdr w:val="none" w:sz="0" w:space="0" w:color="auto" w:frame="1"/>
              </w:rPr>
              <w:t>SOFTWARE INTERFACE</w:t>
            </w:r>
            <w:r w:rsidR="00D303F9">
              <w:rPr>
                <w:noProof/>
                <w:webHidden/>
              </w:rPr>
              <w:tab/>
            </w:r>
            <w:r w:rsidR="00B85A60">
              <w:rPr>
                <w:noProof/>
                <w:webHidden/>
              </w:rPr>
              <w:t>8</w:t>
            </w:r>
          </w:hyperlink>
        </w:p>
        <w:p w14:paraId="5A3BE604" w14:textId="77777777" w:rsidR="00D303F9" w:rsidRDefault="009E5FCD">
          <w:pPr>
            <w:pStyle w:val="TOC1"/>
            <w:tabs>
              <w:tab w:val="right" w:leader="dot" w:pos="9350"/>
            </w:tabs>
            <w:rPr>
              <w:noProof/>
              <w:sz w:val="22"/>
              <w:szCs w:val="22"/>
            </w:rPr>
          </w:pPr>
          <w:hyperlink w:anchor="_Toc517442243" w:history="1">
            <w:r w:rsidR="00D303F9" w:rsidRPr="00344C6F">
              <w:rPr>
                <w:rStyle w:val="Hyperlink"/>
                <w:rFonts w:eastAsia="Times New Roman"/>
                <w:b/>
                <w:noProof/>
                <w:bdr w:val="none" w:sz="0" w:space="0" w:color="auto" w:frame="1"/>
              </w:rPr>
              <w:t>USER INTERFACES</w:t>
            </w:r>
            <w:r w:rsidR="00D303F9">
              <w:rPr>
                <w:noProof/>
                <w:webHidden/>
              </w:rPr>
              <w:tab/>
            </w:r>
            <w:r w:rsidR="00B85A60">
              <w:rPr>
                <w:noProof/>
                <w:webHidden/>
              </w:rPr>
              <w:t>8</w:t>
            </w:r>
          </w:hyperlink>
        </w:p>
        <w:p w14:paraId="46F40F3B" w14:textId="77777777" w:rsidR="00D303F9" w:rsidRDefault="009E5FCD">
          <w:pPr>
            <w:pStyle w:val="TOC1"/>
            <w:tabs>
              <w:tab w:val="right" w:leader="dot" w:pos="9350"/>
            </w:tabs>
            <w:rPr>
              <w:noProof/>
              <w:sz w:val="22"/>
              <w:szCs w:val="22"/>
            </w:rPr>
          </w:pPr>
          <w:hyperlink w:anchor="_Toc517442244" w:history="1">
            <w:r w:rsidR="00D303F9" w:rsidRPr="00344C6F">
              <w:rPr>
                <w:rStyle w:val="Hyperlink"/>
                <w:rFonts w:eastAsia="Times New Roman"/>
                <w:b/>
                <w:noProof/>
                <w:bdr w:val="none" w:sz="0" w:space="0" w:color="auto" w:frame="1"/>
              </w:rPr>
              <w:t>COMMUNICATIONS INTERFACES</w:t>
            </w:r>
            <w:r w:rsidR="00D303F9">
              <w:rPr>
                <w:noProof/>
                <w:webHidden/>
              </w:rPr>
              <w:tab/>
            </w:r>
            <w:r w:rsidR="00D303F9">
              <w:rPr>
                <w:noProof/>
                <w:webHidden/>
              </w:rPr>
              <w:fldChar w:fldCharType="begin"/>
            </w:r>
            <w:r w:rsidR="00D303F9">
              <w:rPr>
                <w:noProof/>
                <w:webHidden/>
              </w:rPr>
              <w:instrText xml:space="preserve"> PAGEREF _Toc517442244 \h </w:instrText>
            </w:r>
            <w:r w:rsidR="00D303F9">
              <w:rPr>
                <w:noProof/>
                <w:webHidden/>
              </w:rPr>
            </w:r>
            <w:r w:rsidR="00D303F9">
              <w:rPr>
                <w:noProof/>
                <w:webHidden/>
              </w:rPr>
              <w:fldChar w:fldCharType="separate"/>
            </w:r>
            <w:r w:rsidR="00B85A60">
              <w:rPr>
                <w:noProof/>
                <w:webHidden/>
              </w:rPr>
              <w:t>8</w:t>
            </w:r>
            <w:r w:rsidR="00D303F9">
              <w:rPr>
                <w:noProof/>
                <w:webHidden/>
              </w:rPr>
              <w:fldChar w:fldCharType="end"/>
            </w:r>
          </w:hyperlink>
        </w:p>
        <w:p w14:paraId="1BF913DE" w14:textId="77777777" w:rsidR="00D303F9" w:rsidRDefault="009E5FCD">
          <w:pPr>
            <w:pStyle w:val="TOC1"/>
            <w:tabs>
              <w:tab w:val="right" w:leader="dot" w:pos="9350"/>
            </w:tabs>
            <w:rPr>
              <w:noProof/>
              <w:sz w:val="22"/>
              <w:szCs w:val="22"/>
            </w:rPr>
          </w:pPr>
          <w:hyperlink w:anchor="_Toc517442245" w:history="1">
            <w:r w:rsidR="00D303F9" w:rsidRPr="00344C6F">
              <w:rPr>
                <w:rStyle w:val="Hyperlink"/>
                <w:rFonts w:eastAsia="Times New Roman"/>
                <w:b/>
                <w:noProof/>
                <w:bdr w:val="none" w:sz="0" w:space="0" w:color="auto" w:frame="1"/>
              </w:rPr>
              <w:t>MEMORY CONSTRAINTS</w:t>
            </w:r>
            <w:r w:rsidR="00D303F9">
              <w:rPr>
                <w:noProof/>
                <w:webHidden/>
              </w:rPr>
              <w:tab/>
            </w:r>
            <w:r w:rsidR="00B85A60">
              <w:rPr>
                <w:noProof/>
                <w:webHidden/>
              </w:rPr>
              <w:t>9</w:t>
            </w:r>
          </w:hyperlink>
        </w:p>
        <w:p w14:paraId="3D7BDF6D" w14:textId="77777777" w:rsidR="00D303F9" w:rsidRDefault="009E5FCD">
          <w:pPr>
            <w:pStyle w:val="TOC1"/>
            <w:tabs>
              <w:tab w:val="right" w:leader="dot" w:pos="9350"/>
            </w:tabs>
            <w:rPr>
              <w:noProof/>
              <w:sz w:val="22"/>
              <w:szCs w:val="22"/>
            </w:rPr>
          </w:pPr>
          <w:hyperlink w:anchor="_Toc517442246" w:history="1">
            <w:r w:rsidR="00616E58">
              <w:rPr>
                <w:rStyle w:val="Hyperlink"/>
                <w:rFonts w:eastAsia="Times New Roman"/>
                <w:b/>
                <w:noProof/>
                <w:bdr w:val="none" w:sz="0" w:space="0" w:color="auto" w:frame="1"/>
              </w:rPr>
              <w:t>SOFTWARE LOGIC AND</w:t>
            </w:r>
            <w:r w:rsidR="00D303F9" w:rsidRPr="00344C6F">
              <w:rPr>
                <w:rStyle w:val="Hyperlink"/>
                <w:rFonts w:eastAsia="Times New Roman"/>
                <w:b/>
                <w:noProof/>
                <w:bdr w:val="none" w:sz="0" w:space="0" w:color="auto" w:frame="1"/>
              </w:rPr>
              <w:t xml:space="preserve"> FUNCTIONS</w:t>
            </w:r>
            <w:r w:rsidR="00D303F9">
              <w:rPr>
                <w:noProof/>
                <w:webHidden/>
              </w:rPr>
              <w:tab/>
            </w:r>
            <w:r w:rsidR="00B85A60">
              <w:rPr>
                <w:noProof/>
                <w:webHidden/>
              </w:rPr>
              <w:t>9</w:t>
            </w:r>
          </w:hyperlink>
        </w:p>
        <w:p w14:paraId="54371FC7" w14:textId="77777777" w:rsidR="00D303F9" w:rsidRDefault="009E5FCD">
          <w:pPr>
            <w:pStyle w:val="TOC1"/>
            <w:tabs>
              <w:tab w:val="right" w:leader="dot" w:pos="9350"/>
            </w:tabs>
            <w:rPr>
              <w:noProof/>
              <w:sz w:val="22"/>
              <w:szCs w:val="22"/>
            </w:rPr>
          </w:pPr>
          <w:hyperlink w:anchor="_Toc517442247" w:history="1">
            <w:r w:rsidR="00D303F9" w:rsidRPr="00344C6F">
              <w:rPr>
                <w:rStyle w:val="Hyperlink"/>
                <w:rFonts w:eastAsia="Times New Roman"/>
                <w:b/>
                <w:noProof/>
                <w:bdr w:val="none" w:sz="0" w:space="0" w:color="auto" w:frame="1"/>
              </w:rPr>
              <w:t>USER CHARACTERISTICS</w:t>
            </w:r>
            <w:r w:rsidR="00D303F9">
              <w:rPr>
                <w:noProof/>
                <w:webHidden/>
              </w:rPr>
              <w:tab/>
            </w:r>
            <w:r w:rsidR="00B85A60">
              <w:rPr>
                <w:noProof/>
                <w:webHidden/>
              </w:rPr>
              <w:t>9</w:t>
            </w:r>
          </w:hyperlink>
        </w:p>
        <w:p w14:paraId="61CB048F" w14:textId="77777777" w:rsidR="00D303F9" w:rsidRDefault="009E5FCD">
          <w:pPr>
            <w:pStyle w:val="TOC1"/>
            <w:tabs>
              <w:tab w:val="right" w:leader="dot" w:pos="9350"/>
            </w:tabs>
            <w:rPr>
              <w:noProof/>
              <w:sz w:val="22"/>
              <w:szCs w:val="22"/>
            </w:rPr>
          </w:pPr>
          <w:hyperlink w:anchor="_Toc517442248" w:history="1">
            <w:r w:rsidR="00D303F9" w:rsidRPr="00344C6F">
              <w:rPr>
                <w:rStyle w:val="Hyperlink"/>
                <w:rFonts w:eastAsia="Times New Roman"/>
                <w:b/>
                <w:noProof/>
                <w:bdr w:val="none" w:sz="0" w:space="0" w:color="auto" w:frame="1"/>
              </w:rPr>
              <w:t>ASSUMPTIONS AND DEPENDENCIES</w:t>
            </w:r>
            <w:r w:rsidR="00D303F9">
              <w:rPr>
                <w:noProof/>
                <w:webHidden/>
              </w:rPr>
              <w:tab/>
            </w:r>
            <w:r w:rsidR="00B85A60">
              <w:rPr>
                <w:noProof/>
                <w:webHidden/>
              </w:rPr>
              <w:t>9</w:t>
            </w:r>
          </w:hyperlink>
        </w:p>
        <w:p w14:paraId="447AD809" w14:textId="77777777" w:rsidR="00D303F9" w:rsidRDefault="009E5FCD" w:rsidP="00616E58">
          <w:pPr>
            <w:pStyle w:val="TOC2"/>
            <w:tabs>
              <w:tab w:val="right" w:leader="dot" w:pos="9350"/>
            </w:tabs>
            <w:ind w:left="0"/>
            <w:rPr>
              <w:noProof/>
              <w:sz w:val="22"/>
              <w:szCs w:val="22"/>
            </w:rPr>
          </w:pPr>
          <w:hyperlink w:anchor="_Toc517442249" w:history="1">
            <w:r w:rsidR="00D303F9" w:rsidRPr="00344C6F">
              <w:rPr>
                <w:rStyle w:val="Hyperlink"/>
                <w:rFonts w:asciiTheme="majorHAnsi" w:eastAsiaTheme="majorEastAsia" w:hAnsiTheme="majorHAnsi" w:cstheme="majorBidi"/>
                <w:b/>
                <w:caps/>
                <w:noProof/>
                <w:spacing w:val="10"/>
              </w:rPr>
              <w:t>data REQUIREMENTS and uses</w:t>
            </w:r>
            <w:r w:rsidR="00D303F9">
              <w:rPr>
                <w:noProof/>
                <w:webHidden/>
              </w:rPr>
              <w:tab/>
            </w:r>
            <w:r w:rsidR="00B85A60">
              <w:rPr>
                <w:noProof/>
                <w:webHidden/>
              </w:rPr>
              <w:t>9</w:t>
            </w:r>
          </w:hyperlink>
        </w:p>
        <w:p w14:paraId="37BEB54D" w14:textId="77777777" w:rsidR="00D303F9" w:rsidRDefault="009E5FCD">
          <w:pPr>
            <w:pStyle w:val="TOC2"/>
            <w:tabs>
              <w:tab w:val="right" w:leader="dot" w:pos="9350"/>
            </w:tabs>
            <w:rPr>
              <w:noProof/>
              <w:sz w:val="22"/>
              <w:szCs w:val="22"/>
            </w:rPr>
          </w:pPr>
          <w:hyperlink w:anchor="_Toc517442250" w:history="1">
            <w:r w:rsidR="00D303F9" w:rsidRPr="00344C6F">
              <w:rPr>
                <w:rStyle w:val="Hyperlink"/>
                <w:noProof/>
              </w:rPr>
              <w:t>Master Table</w:t>
            </w:r>
            <w:r w:rsidR="00D303F9">
              <w:rPr>
                <w:noProof/>
                <w:webHidden/>
              </w:rPr>
              <w:tab/>
            </w:r>
            <w:r w:rsidR="00D303F9">
              <w:rPr>
                <w:noProof/>
                <w:webHidden/>
              </w:rPr>
              <w:fldChar w:fldCharType="begin"/>
            </w:r>
            <w:r w:rsidR="00D303F9">
              <w:rPr>
                <w:noProof/>
                <w:webHidden/>
              </w:rPr>
              <w:instrText xml:space="preserve"> PAGEREF _Toc517442250 \h </w:instrText>
            </w:r>
            <w:r w:rsidR="00D303F9">
              <w:rPr>
                <w:noProof/>
                <w:webHidden/>
              </w:rPr>
            </w:r>
            <w:r w:rsidR="00D303F9">
              <w:rPr>
                <w:noProof/>
                <w:webHidden/>
              </w:rPr>
              <w:fldChar w:fldCharType="separate"/>
            </w:r>
            <w:r w:rsidR="00D303F9">
              <w:rPr>
                <w:noProof/>
                <w:webHidden/>
              </w:rPr>
              <w:t>1</w:t>
            </w:r>
            <w:r w:rsidR="00B85A60">
              <w:rPr>
                <w:noProof/>
                <w:webHidden/>
              </w:rPr>
              <w:t>0</w:t>
            </w:r>
            <w:r w:rsidR="00D303F9">
              <w:rPr>
                <w:noProof/>
                <w:webHidden/>
              </w:rPr>
              <w:fldChar w:fldCharType="end"/>
            </w:r>
          </w:hyperlink>
        </w:p>
        <w:p w14:paraId="2A3E1142" w14:textId="77777777" w:rsidR="00D303F9" w:rsidRDefault="009E5FCD">
          <w:pPr>
            <w:pStyle w:val="TOC2"/>
            <w:tabs>
              <w:tab w:val="right" w:leader="dot" w:pos="9350"/>
            </w:tabs>
            <w:rPr>
              <w:noProof/>
              <w:sz w:val="22"/>
              <w:szCs w:val="22"/>
            </w:rPr>
          </w:pPr>
          <w:hyperlink w:anchor="_Toc517442251" w:history="1">
            <w:r w:rsidR="00D303F9" w:rsidRPr="00344C6F">
              <w:rPr>
                <w:rStyle w:val="Hyperlink"/>
                <w:noProof/>
              </w:rPr>
              <w:t>Child Table</w:t>
            </w:r>
            <w:r w:rsidR="00D303F9">
              <w:rPr>
                <w:noProof/>
                <w:webHidden/>
              </w:rPr>
              <w:tab/>
            </w:r>
            <w:r w:rsidR="00D303F9">
              <w:rPr>
                <w:noProof/>
                <w:webHidden/>
              </w:rPr>
              <w:fldChar w:fldCharType="begin"/>
            </w:r>
            <w:r w:rsidR="00D303F9">
              <w:rPr>
                <w:noProof/>
                <w:webHidden/>
              </w:rPr>
              <w:instrText xml:space="preserve"> PAGEREF _Toc517442251 \h </w:instrText>
            </w:r>
            <w:r w:rsidR="00D303F9">
              <w:rPr>
                <w:noProof/>
                <w:webHidden/>
              </w:rPr>
            </w:r>
            <w:r w:rsidR="00D303F9">
              <w:rPr>
                <w:noProof/>
                <w:webHidden/>
              </w:rPr>
              <w:fldChar w:fldCharType="separate"/>
            </w:r>
            <w:r w:rsidR="00D303F9">
              <w:rPr>
                <w:noProof/>
                <w:webHidden/>
              </w:rPr>
              <w:t>1</w:t>
            </w:r>
            <w:r w:rsidR="00B85A60">
              <w:rPr>
                <w:noProof/>
                <w:webHidden/>
              </w:rPr>
              <w:t>0</w:t>
            </w:r>
            <w:r w:rsidR="00D303F9">
              <w:rPr>
                <w:noProof/>
                <w:webHidden/>
              </w:rPr>
              <w:fldChar w:fldCharType="end"/>
            </w:r>
          </w:hyperlink>
        </w:p>
        <w:p w14:paraId="2A28D2FD" w14:textId="77777777" w:rsidR="00D303F9" w:rsidRDefault="009E5FCD">
          <w:pPr>
            <w:pStyle w:val="TOC1"/>
            <w:tabs>
              <w:tab w:val="right" w:leader="dot" w:pos="9350"/>
            </w:tabs>
            <w:rPr>
              <w:noProof/>
              <w:sz w:val="22"/>
              <w:szCs w:val="22"/>
            </w:rPr>
          </w:pPr>
          <w:hyperlink w:anchor="_Toc517442252" w:history="1">
            <w:r w:rsidR="00616E58">
              <w:rPr>
                <w:rStyle w:val="Hyperlink"/>
                <w:rFonts w:eastAsia="Times New Roman"/>
                <w:b/>
                <w:noProof/>
                <w:bdr w:val="none" w:sz="0" w:space="0" w:color="auto" w:frame="1"/>
              </w:rPr>
              <w:t>SOFTWARE PROCESS FLOW WITH SCREENS</w:t>
            </w:r>
            <w:r w:rsidR="00D303F9">
              <w:rPr>
                <w:noProof/>
                <w:webHidden/>
              </w:rPr>
              <w:tab/>
            </w:r>
            <w:r w:rsidR="00D303F9">
              <w:rPr>
                <w:noProof/>
                <w:webHidden/>
              </w:rPr>
              <w:fldChar w:fldCharType="begin"/>
            </w:r>
            <w:r w:rsidR="00D303F9">
              <w:rPr>
                <w:noProof/>
                <w:webHidden/>
              </w:rPr>
              <w:instrText xml:space="preserve"> PAGEREF _Toc517442252 \h </w:instrText>
            </w:r>
            <w:r w:rsidR="00D303F9">
              <w:rPr>
                <w:noProof/>
                <w:webHidden/>
              </w:rPr>
            </w:r>
            <w:r w:rsidR="00D303F9">
              <w:rPr>
                <w:noProof/>
                <w:webHidden/>
              </w:rPr>
              <w:fldChar w:fldCharType="separate"/>
            </w:r>
            <w:r w:rsidR="00D303F9">
              <w:rPr>
                <w:noProof/>
                <w:webHidden/>
              </w:rPr>
              <w:t>1</w:t>
            </w:r>
            <w:r w:rsidR="00911194">
              <w:rPr>
                <w:noProof/>
                <w:webHidden/>
              </w:rPr>
              <w:t>0</w:t>
            </w:r>
            <w:r w:rsidR="00D303F9">
              <w:rPr>
                <w:noProof/>
                <w:webHidden/>
              </w:rPr>
              <w:fldChar w:fldCharType="end"/>
            </w:r>
          </w:hyperlink>
        </w:p>
        <w:p w14:paraId="7B330EB8" w14:textId="77777777" w:rsidR="00D303F9" w:rsidRDefault="009E5FCD">
          <w:pPr>
            <w:pStyle w:val="TOC2"/>
            <w:tabs>
              <w:tab w:val="right" w:leader="dot" w:pos="9350"/>
            </w:tabs>
            <w:rPr>
              <w:noProof/>
              <w:sz w:val="22"/>
              <w:szCs w:val="22"/>
            </w:rPr>
          </w:pPr>
          <w:hyperlink w:anchor="_Toc517442253" w:history="1">
            <w:r w:rsidR="00D303F9" w:rsidRPr="00344C6F">
              <w:rPr>
                <w:rStyle w:val="Hyperlink"/>
                <w:rFonts w:eastAsia="Times New Roman"/>
                <w:noProof/>
              </w:rPr>
              <w:t>Client Software Process Flow</w:t>
            </w:r>
            <w:r w:rsidR="00D303F9">
              <w:rPr>
                <w:noProof/>
                <w:webHidden/>
              </w:rPr>
              <w:tab/>
            </w:r>
            <w:r w:rsidR="00D303F9">
              <w:rPr>
                <w:noProof/>
                <w:webHidden/>
              </w:rPr>
              <w:fldChar w:fldCharType="begin"/>
            </w:r>
            <w:r w:rsidR="00D303F9">
              <w:rPr>
                <w:noProof/>
                <w:webHidden/>
              </w:rPr>
              <w:instrText xml:space="preserve"> PAGEREF _Toc517442253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911194">
            <w:rPr>
              <w:rStyle w:val="Hyperlink"/>
              <w:noProof/>
            </w:rPr>
            <w:t>0</w:t>
          </w:r>
        </w:p>
        <w:p w14:paraId="70C8AEBD" w14:textId="77777777" w:rsidR="00D303F9" w:rsidRDefault="009E5FCD">
          <w:pPr>
            <w:pStyle w:val="TOC2"/>
            <w:tabs>
              <w:tab w:val="right" w:leader="dot" w:pos="9350"/>
            </w:tabs>
            <w:rPr>
              <w:noProof/>
              <w:sz w:val="22"/>
              <w:szCs w:val="22"/>
            </w:rPr>
          </w:pPr>
          <w:hyperlink w:anchor="_Toc517442254" w:history="1">
            <w:r w:rsidR="00D303F9" w:rsidRPr="00344C6F">
              <w:rPr>
                <w:rStyle w:val="Hyperlink"/>
                <w:rFonts w:eastAsia="Times New Roman"/>
                <w:noProof/>
              </w:rPr>
              <w:t>Advisor Software Process Flow</w:t>
            </w:r>
            <w:r w:rsidR="00D303F9">
              <w:rPr>
                <w:noProof/>
                <w:webHidden/>
              </w:rPr>
              <w:tab/>
            </w:r>
            <w:r w:rsidR="00D303F9">
              <w:rPr>
                <w:noProof/>
                <w:webHidden/>
              </w:rPr>
              <w:fldChar w:fldCharType="begin"/>
            </w:r>
            <w:r w:rsidR="00D303F9">
              <w:rPr>
                <w:noProof/>
                <w:webHidden/>
              </w:rPr>
              <w:instrText xml:space="preserve"> PAGEREF _Toc517442254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911194">
            <w:rPr>
              <w:rStyle w:val="Hyperlink"/>
              <w:noProof/>
            </w:rPr>
            <w:t>4</w:t>
          </w:r>
        </w:p>
        <w:p w14:paraId="5DE47947" w14:textId="77777777" w:rsidR="00D303F9" w:rsidRDefault="009E5FCD">
          <w:pPr>
            <w:pStyle w:val="TOC1"/>
            <w:tabs>
              <w:tab w:val="right" w:leader="dot" w:pos="9350"/>
            </w:tabs>
            <w:rPr>
              <w:noProof/>
              <w:sz w:val="22"/>
              <w:szCs w:val="22"/>
            </w:rPr>
          </w:pPr>
          <w:hyperlink w:anchor="_Toc517442255" w:history="1">
            <w:r w:rsidR="00D303F9" w:rsidRPr="00344C6F">
              <w:rPr>
                <w:rStyle w:val="Hyperlink"/>
                <w:rFonts w:eastAsia="Times New Roman"/>
                <w:b/>
                <w:noProof/>
                <w:bdr w:val="none" w:sz="0" w:space="0" w:color="auto" w:frame="1"/>
              </w:rPr>
              <w:t>OPERATIONS</w:t>
            </w:r>
            <w:r w:rsidR="00D303F9">
              <w:rPr>
                <w:noProof/>
                <w:webHidden/>
              </w:rPr>
              <w:tab/>
            </w:r>
            <w:r w:rsidR="00D303F9">
              <w:rPr>
                <w:noProof/>
                <w:webHidden/>
              </w:rPr>
              <w:fldChar w:fldCharType="begin"/>
            </w:r>
            <w:r w:rsidR="00D303F9">
              <w:rPr>
                <w:noProof/>
                <w:webHidden/>
              </w:rPr>
              <w:instrText xml:space="preserve"> PAGEREF _Toc517442255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B85A60">
            <w:rPr>
              <w:rStyle w:val="Hyperlink"/>
              <w:noProof/>
            </w:rPr>
            <w:t>7</w:t>
          </w:r>
        </w:p>
        <w:p w14:paraId="210D72EF" w14:textId="77777777" w:rsidR="00D303F9" w:rsidRDefault="009E5FCD">
          <w:pPr>
            <w:pStyle w:val="TOC1"/>
            <w:tabs>
              <w:tab w:val="right" w:leader="dot" w:pos="9350"/>
            </w:tabs>
            <w:rPr>
              <w:noProof/>
              <w:sz w:val="22"/>
              <w:szCs w:val="22"/>
            </w:rPr>
          </w:pPr>
          <w:hyperlink w:anchor="_Toc517442256" w:history="1">
            <w:r w:rsidR="00616E58">
              <w:rPr>
                <w:rStyle w:val="Hyperlink"/>
                <w:rFonts w:eastAsia="Times New Roman"/>
                <w:b/>
                <w:noProof/>
                <w:bdr w:val="none" w:sz="0" w:space="0" w:color="auto" w:frame="1"/>
              </w:rPr>
              <w:t>PROJECT TEAM</w:t>
            </w:r>
            <w:r w:rsidR="00D303F9">
              <w:rPr>
                <w:noProof/>
                <w:webHidden/>
              </w:rPr>
              <w:tab/>
            </w:r>
            <w:r w:rsidR="00D303F9">
              <w:rPr>
                <w:noProof/>
                <w:webHidden/>
              </w:rPr>
              <w:fldChar w:fldCharType="begin"/>
            </w:r>
            <w:r w:rsidR="00D303F9">
              <w:rPr>
                <w:noProof/>
                <w:webHidden/>
              </w:rPr>
              <w:instrText xml:space="preserve"> PAGEREF _Toc517442256 \h </w:instrText>
            </w:r>
            <w:r w:rsidR="00D303F9">
              <w:rPr>
                <w:noProof/>
                <w:webHidden/>
              </w:rPr>
            </w:r>
            <w:r w:rsidR="00D303F9">
              <w:rPr>
                <w:noProof/>
                <w:webHidden/>
              </w:rPr>
              <w:fldChar w:fldCharType="separate"/>
            </w:r>
            <w:r w:rsidR="00D303F9">
              <w:rPr>
                <w:noProof/>
                <w:webHidden/>
              </w:rPr>
              <w:t>1</w:t>
            </w:r>
            <w:r w:rsidR="00D303F9">
              <w:rPr>
                <w:noProof/>
                <w:webHidden/>
              </w:rPr>
              <w:fldChar w:fldCharType="end"/>
            </w:r>
          </w:hyperlink>
          <w:r w:rsidR="00B85A60">
            <w:rPr>
              <w:rStyle w:val="Hyperlink"/>
              <w:noProof/>
            </w:rPr>
            <w:t>7</w:t>
          </w:r>
        </w:p>
        <w:p w14:paraId="1BFF0202" w14:textId="77777777" w:rsidR="00D303F9" w:rsidRPr="00F8593E" w:rsidRDefault="00D303F9" w:rsidP="00F8593E">
          <w:r>
            <w:rPr>
              <w:b/>
              <w:bCs/>
              <w:noProof/>
            </w:rPr>
            <w:fldChar w:fldCharType="end"/>
          </w:r>
        </w:p>
      </w:sdtContent>
    </w:sdt>
    <w:p w14:paraId="20FCCFA2" w14:textId="77777777" w:rsidR="00432EE1" w:rsidRPr="006E13E6" w:rsidRDefault="00D303F9" w:rsidP="009B5A48">
      <w:pPr>
        <w:pStyle w:val="Heading1"/>
      </w:pPr>
      <w:bookmarkStart w:id="28" w:name="_Toc517442235"/>
      <w:r>
        <w:rPr>
          <w:rFonts w:eastAsia="Times New Roman"/>
          <w:bdr w:val="none" w:sz="0" w:space="0" w:color="auto" w:frame="1"/>
        </w:rPr>
        <w:br w:type="page"/>
      </w:r>
      <w:r w:rsidRPr="006E13E6">
        <w:lastRenderedPageBreak/>
        <w:t>P</w:t>
      </w:r>
      <w:r w:rsidR="00432EE1" w:rsidRPr="006E13E6">
        <w:t>URPOSE</w:t>
      </w:r>
      <w:bookmarkEnd w:id="28"/>
    </w:p>
    <w:p w14:paraId="1DB64994" w14:textId="77777777" w:rsidR="001C0E67" w:rsidRPr="001C0E67" w:rsidRDefault="00540BC7" w:rsidP="001C0E67">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6A6252">
        <w:rPr>
          <w:rFonts w:ascii="Times New Roman" w:eastAsia="Times New Roman" w:hAnsi="Times New Roman" w:cs="Times New Roman"/>
          <w:color w:val="000000"/>
          <w:sz w:val="24"/>
          <w:szCs w:val="24"/>
        </w:rPr>
        <w:t>The purpose of this project is to provide an alternative intake method to the existing process</w:t>
      </w:r>
      <w:r w:rsidR="001C0E67" w:rsidRPr="001C0E67">
        <w:rPr>
          <w:rFonts w:ascii="Times New Roman" w:hAnsi="Times New Roman" w:cs="Times New Roman"/>
          <w:sz w:val="24"/>
          <w:szCs w:val="24"/>
        </w:rPr>
        <w:t xml:space="preserve"> to facilitate client connection to the SBDC program by enhancing and, to some extent, accelerating development or initiation of an inquiry becoming a client. By more quickly engaging with the client on a ‘case specific’ basis through technology that allows </w:t>
      </w:r>
      <w:r w:rsidR="001C0E67">
        <w:rPr>
          <w:rFonts w:ascii="Times New Roman" w:hAnsi="Times New Roman" w:cs="Times New Roman"/>
          <w:sz w:val="24"/>
          <w:szCs w:val="24"/>
        </w:rPr>
        <w:t xml:space="preserve">the </w:t>
      </w:r>
      <w:r w:rsidR="001C0E67" w:rsidRPr="001C0E67">
        <w:rPr>
          <w:rFonts w:ascii="Times New Roman" w:hAnsi="Times New Roman" w:cs="Times New Roman"/>
          <w:sz w:val="24"/>
          <w:szCs w:val="24"/>
        </w:rPr>
        <w:t>SBDC to begin the ‘advisement conversation’, to personalize responses directly addressing client raised questions, concerns or issues, and, to provide more immediate follow-up information to the potential client</w:t>
      </w:r>
      <w:r w:rsidR="001C0E67">
        <w:rPr>
          <w:rFonts w:ascii="Times New Roman" w:hAnsi="Times New Roman" w:cs="Times New Roman"/>
          <w:sz w:val="24"/>
          <w:szCs w:val="24"/>
        </w:rPr>
        <w:t xml:space="preserve">. </w:t>
      </w:r>
      <w:r w:rsidR="001C0E67" w:rsidRPr="006A6252">
        <w:rPr>
          <w:rFonts w:ascii="Times New Roman" w:eastAsia="Times New Roman" w:hAnsi="Times New Roman" w:cs="Times New Roman"/>
          <w:color w:val="000000"/>
          <w:sz w:val="24"/>
          <w:szCs w:val="24"/>
        </w:rPr>
        <w:t xml:space="preserve">The goal is to create a mechanism </w:t>
      </w:r>
      <w:r w:rsidR="001C0E67">
        <w:rPr>
          <w:rFonts w:ascii="Times New Roman" w:eastAsia="Times New Roman" w:hAnsi="Times New Roman" w:cs="Times New Roman"/>
          <w:color w:val="000000"/>
          <w:sz w:val="24"/>
          <w:szCs w:val="24"/>
        </w:rPr>
        <w:t xml:space="preserve">using software </w:t>
      </w:r>
      <w:r w:rsidR="001C0E67" w:rsidRPr="006A6252">
        <w:rPr>
          <w:rFonts w:ascii="Times New Roman" w:eastAsia="Times New Roman" w:hAnsi="Times New Roman" w:cs="Times New Roman"/>
          <w:color w:val="000000"/>
          <w:sz w:val="24"/>
          <w:szCs w:val="24"/>
        </w:rPr>
        <w:t>that allows potential and existing NY State small business owner</w:t>
      </w:r>
      <w:r w:rsidR="001C0E67">
        <w:rPr>
          <w:rFonts w:ascii="Times New Roman" w:eastAsia="Times New Roman" w:hAnsi="Times New Roman" w:cs="Times New Roman"/>
          <w:color w:val="000000"/>
          <w:sz w:val="24"/>
          <w:szCs w:val="24"/>
        </w:rPr>
        <w:t>s</w:t>
      </w:r>
      <w:r w:rsidR="001C0E67" w:rsidRPr="006A6252">
        <w:rPr>
          <w:rFonts w:ascii="Times New Roman" w:eastAsia="Times New Roman" w:hAnsi="Times New Roman" w:cs="Times New Roman"/>
          <w:color w:val="000000"/>
          <w:sz w:val="24"/>
          <w:szCs w:val="24"/>
        </w:rPr>
        <w:t xml:space="preserve"> to obtain immediate services from the SBDC without scheduling an appointment and coming into a SBDC center.</w:t>
      </w:r>
    </w:p>
    <w:p w14:paraId="7531706E" w14:textId="77777777" w:rsidR="00432EE1" w:rsidRPr="006A6252" w:rsidRDefault="002F710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throughout this document “Client” will refer to the small business owner and “client” will refer to a device accessing a server.</w:t>
      </w:r>
    </w:p>
    <w:p w14:paraId="04B3189C" w14:textId="77777777" w:rsidR="00432EE1" w:rsidRPr="00742B05" w:rsidRDefault="00432EE1" w:rsidP="009B5A48">
      <w:pPr>
        <w:pStyle w:val="Heading1"/>
        <w:rPr>
          <w:rFonts w:eastAsia="Times New Roman"/>
          <w:bdr w:val="none" w:sz="0" w:space="0" w:color="auto" w:frame="1"/>
        </w:rPr>
      </w:pPr>
      <w:bookmarkStart w:id="29" w:name="_Toc517442236"/>
      <w:r w:rsidRPr="00742B05">
        <w:rPr>
          <w:rFonts w:eastAsia="Times New Roman"/>
          <w:bdr w:val="none" w:sz="0" w:space="0" w:color="auto" w:frame="1"/>
        </w:rPr>
        <w:t>SCOPE</w:t>
      </w:r>
      <w:bookmarkEnd w:id="29"/>
    </w:p>
    <w:p w14:paraId="65C3DAD5" w14:textId="77777777" w:rsidR="00C96E6A" w:rsidRPr="002B4FAC" w:rsidRDefault="006A6252" w:rsidP="00C96E6A">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6A6252">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software will utilize existing SBDC staff throughout the state to facilitate the initial intake via either text or video chat.  The software will also provide a way to assist the advisor, structure the intake meeting, identify the tool</w:t>
      </w:r>
      <w:r w:rsidR="002F7102">
        <w:rPr>
          <w:rFonts w:ascii="Times New Roman" w:eastAsia="Times New Roman" w:hAnsi="Times New Roman" w:cs="Times New Roman"/>
          <w:color w:val="000000"/>
          <w:sz w:val="24"/>
          <w:szCs w:val="24"/>
        </w:rPr>
        <w:t>s that will be provided to the C</w:t>
      </w:r>
      <w:r>
        <w:rPr>
          <w:rFonts w:ascii="Times New Roman" w:eastAsia="Times New Roman" w:hAnsi="Times New Roman" w:cs="Times New Roman"/>
          <w:color w:val="000000"/>
          <w:sz w:val="24"/>
          <w:szCs w:val="24"/>
        </w:rPr>
        <w:t>lient, collec</w:t>
      </w:r>
      <w:r w:rsidR="00624C61">
        <w:rPr>
          <w:rFonts w:ascii="Times New Roman" w:eastAsia="Times New Roman" w:hAnsi="Times New Roman" w:cs="Times New Roman"/>
          <w:color w:val="000000"/>
          <w:sz w:val="24"/>
          <w:szCs w:val="24"/>
        </w:rPr>
        <w:t>t information necessary (</w:t>
      </w:r>
      <w:proofErr w:type="spellStart"/>
      <w:r w:rsidR="00624C61">
        <w:rPr>
          <w:rFonts w:ascii="Times New Roman" w:eastAsia="Times New Roman" w:hAnsi="Times New Roman" w:cs="Times New Roman"/>
          <w:color w:val="000000"/>
          <w:sz w:val="24"/>
          <w:szCs w:val="24"/>
        </w:rPr>
        <w:t>ie</w:t>
      </w:r>
      <w:proofErr w:type="spellEnd"/>
      <w:r w:rsidR="00624C61">
        <w:rPr>
          <w:rFonts w:ascii="Times New Roman" w:eastAsia="Times New Roman" w:hAnsi="Times New Roman" w:cs="Times New Roman"/>
          <w:color w:val="000000"/>
          <w:sz w:val="24"/>
          <w:szCs w:val="24"/>
        </w:rPr>
        <w:t xml:space="preserve"> the required fields) to create a separate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WebMQS</w:t>
      </w:r>
      <w:proofErr w:type="spellEnd"/>
      <w:r w:rsidR="002E334A">
        <w:rPr>
          <w:rFonts w:ascii="Times New Roman" w:eastAsia="Times New Roman" w:hAnsi="Times New Roman" w:cs="Times New Roman"/>
          <w:color w:val="000000"/>
          <w:sz w:val="24"/>
          <w:szCs w:val="24"/>
        </w:rPr>
        <w:t xml:space="preserve"> (MQS)</w:t>
      </w:r>
      <w:r w:rsidR="00624C61">
        <w:rPr>
          <w:rFonts w:ascii="Times New Roman" w:eastAsia="Times New Roman" w:hAnsi="Times New Roman" w:cs="Times New Roman"/>
          <w:color w:val="000000"/>
          <w:sz w:val="24"/>
          <w:szCs w:val="24"/>
        </w:rPr>
        <w:t xml:space="preserve"> case</w:t>
      </w:r>
      <w:r>
        <w:rPr>
          <w:rFonts w:ascii="Times New Roman" w:eastAsia="Times New Roman" w:hAnsi="Times New Roman" w:cs="Times New Roman"/>
          <w:color w:val="000000"/>
          <w:sz w:val="24"/>
          <w:szCs w:val="24"/>
        </w:rPr>
        <w:t xml:space="preserve">, and compose the recap email that includes the SBDC advisement tools discussed </w:t>
      </w:r>
      <w:r w:rsidR="002F7102">
        <w:rPr>
          <w:rFonts w:ascii="Times New Roman" w:eastAsia="Times New Roman" w:hAnsi="Times New Roman" w:cs="Times New Roman"/>
          <w:color w:val="000000"/>
          <w:sz w:val="24"/>
          <w:szCs w:val="24"/>
        </w:rPr>
        <w:t>with a</w:t>
      </w:r>
      <w:r w:rsidR="00624C61">
        <w:rPr>
          <w:rFonts w:ascii="Times New Roman" w:eastAsia="Times New Roman" w:hAnsi="Times New Roman" w:cs="Times New Roman"/>
          <w:color w:val="000000"/>
          <w:sz w:val="24"/>
          <w:szCs w:val="24"/>
        </w:rPr>
        <w:t xml:space="preserve"> blind</w:t>
      </w:r>
      <w:r w:rsidR="002F7102">
        <w:rPr>
          <w:rFonts w:ascii="Times New Roman" w:eastAsia="Times New Roman" w:hAnsi="Times New Roman" w:cs="Times New Roman"/>
          <w:color w:val="000000"/>
          <w:sz w:val="24"/>
          <w:szCs w:val="24"/>
        </w:rPr>
        <w:t xml:space="preserve"> copy to the appropriate Regional D</w:t>
      </w:r>
      <w:r>
        <w:rPr>
          <w:rFonts w:ascii="Times New Roman" w:eastAsia="Times New Roman" w:hAnsi="Times New Roman" w:cs="Times New Roman"/>
          <w:color w:val="000000"/>
          <w:sz w:val="24"/>
          <w:szCs w:val="24"/>
        </w:rPr>
        <w:t>irector.</w:t>
      </w:r>
      <w:r w:rsidRPr="006A6252">
        <w:rPr>
          <w:rFonts w:ascii="Times New Roman" w:eastAsia="Times New Roman" w:hAnsi="Times New Roman" w:cs="Times New Roman"/>
          <w:color w:val="000000"/>
          <w:sz w:val="24"/>
          <w:szCs w:val="24"/>
        </w:rPr>
        <w:t xml:space="preserve">  </w:t>
      </w:r>
      <w:r w:rsidR="00C96E6A" w:rsidRPr="002B4FAC">
        <w:rPr>
          <w:rFonts w:ascii="Times New Roman" w:eastAsia="Times New Roman" w:hAnsi="Times New Roman" w:cs="Times New Roman"/>
          <w:color w:val="000000"/>
          <w:sz w:val="24"/>
          <w:szCs w:val="24"/>
        </w:rPr>
        <w:t>RTCI will Compose templated email to the 3 entities:</w:t>
      </w:r>
    </w:p>
    <w:p w14:paraId="25AF0621" w14:textId="0E0DDBE5" w:rsidR="006A6252" w:rsidDel="006E7313" w:rsidRDefault="00C96E6A" w:rsidP="00C96E6A">
      <w:pPr>
        <w:shd w:val="clear" w:color="auto" w:fill="FFFFFF"/>
        <w:spacing w:after="225" w:line="240" w:lineRule="auto"/>
        <w:textAlignment w:val="baseline"/>
        <w:rPr>
          <w:del w:id="30" w:author="mihir padechiya" w:date="2018-08-22T12:30:00Z"/>
          <w:rFonts w:ascii="Times New Roman" w:eastAsia="Times New Roman" w:hAnsi="Times New Roman" w:cs="Times New Roman"/>
          <w:color w:val="000000"/>
          <w:sz w:val="24"/>
          <w:szCs w:val="24"/>
        </w:rPr>
      </w:pPr>
      <w:r w:rsidRPr="002B4FAC">
        <w:rPr>
          <w:rFonts w:ascii="Times New Roman" w:eastAsia="Times New Roman" w:hAnsi="Times New Roman" w:cs="Times New Roman"/>
          <w:color w:val="000000"/>
          <w:sz w:val="24"/>
          <w:szCs w:val="24"/>
        </w:rPr>
        <w:t>client, advisor, regional director</w:t>
      </w:r>
      <w:r w:rsidRPr="00C96E6A">
        <w:rPr>
          <w:rFonts w:ascii="Times New Roman" w:eastAsia="Times New Roman" w:hAnsi="Times New Roman" w:cs="Times New Roman"/>
          <w:color w:val="000000"/>
          <w:sz w:val="24"/>
          <w:szCs w:val="24"/>
        </w:rPr>
        <w:t>.</w:t>
      </w:r>
      <w:ins w:id="31" w:author="mihir padechiya" w:date="2018-08-22T12:30:00Z">
        <w:r w:rsidR="006E7313">
          <w:rPr>
            <w:rFonts w:ascii="Times New Roman" w:eastAsia="Times New Roman" w:hAnsi="Times New Roman" w:cs="Times New Roman"/>
            <w:color w:val="000000"/>
            <w:sz w:val="24"/>
            <w:szCs w:val="24"/>
          </w:rPr>
          <w:t xml:space="preserve"> Test data</w:t>
        </w:r>
      </w:ins>
    </w:p>
    <w:p w14:paraId="468AF748" w14:textId="77777777" w:rsidR="003A3ACC" w:rsidRPr="00742B05" w:rsidRDefault="003A3ACC" w:rsidP="006A6252">
      <w:pPr>
        <w:shd w:val="clear" w:color="auto" w:fill="FFFFFF"/>
        <w:spacing w:after="225" w:line="240" w:lineRule="auto"/>
        <w:textAlignment w:val="baseline"/>
        <w:rPr>
          <w:rFonts w:ascii="Times New Roman" w:eastAsia="Times New Roman" w:hAnsi="Times New Roman" w:cs="Times New Roman"/>
          <w:color w:val="4472C4" w:themeColor="accent5"/>
          <w:sz w:val="24"/>
          <w:szCs w:val="24"/>
        </w:rPr>
      </w:pPr>
    </w:p>
    <w:p w14:paraId="5C3D5015" w14:textId="77777777" w:rsidR="003A3ACC" w:rsidRPr="00742B05" w:rsidRDefault="003A3ACC" w:rsidP="009B5A48">
      <w:pPr>
        <w:pStyle w:val="Heading1"/>
        <w:rPr>
          <w:rFonts w:eastAsia="Times New Roman"/>
          <w:bdr w:val="none" w:sz="0" w:space="0" w:color="auto" w:frame="1"/>
        </w:rPr>
      </w:pPr>
      <w:bookmarkStart w:id="32" w:name="_Toc517442237"/>
      <w:r w:rsidRPr="00742B05">
        <w:rPr>
          <w:rFonts w:eastAsia="Times New Roman"/>
          <w:bdr w:val="none" w:sz="0" w:space="0" w:color="auto" w:frame="1"/>
        </w:rPr>
        <w:t>Current Process Flow</w:t>
      </w:r>
      <w:bookmarkEnd w:id="32"/>
    </w:p>
    <w:p w14:paraId="3736280C" w14:textId="77777777" w:rsidR="003A3ACC" w:rsidRDefault="000509E3" w:rsidP="003A3ACC">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current process flow provid</w:t>
      </w:r>
      <w:r w:rsidR="002F7102">
        <w:rPr>
          <w:rFonts w:ascii="Times New Roman" w:eastAsia="Times New Roman" w:hAnsi="Times New Roman" w:cs="Times New Roman"/>
          <w:color w:val="000000"/>
          <w:sz w:val="24"/>
          <w:szCs w:val="24"/>
        </w:rPr>
        <w:t>es three methods for potential C</w:t>
      </w:r>
      <w:r>
        <w:rPr>
          <w:rFonts w:ascii="Times New Roman" w:eastAsia="Times New Roman" w:hAnsi="Times New Roman" w:cs="Times New Roman"/>
          <w:color w:val="000000"/>
          <w:sz w:val="24"/>
          <w:szCs w:val="24"/>
        </w:rPr>
        <w:t>lients to access SBDC services</w:t>
      </w:r>
    </w:p>
    <w:p w14:paraId="33AB15D9" w14:textId="77777777" w:rsidR="000509E3" w:rsidRDefault="002F7102" w:rsidP="000509E3">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Walk In - If a C</w:t>
      </w:r>
      <w:r w:rsidR="000509E3">
        <w:rPr>
          <w:rFonts w:ascii="Times New Roman" w:eastAsia="Times New Roman" w:hAnsi="Times New Roman" w:cs="Times New Roman"/>
          <w:color w:val="000000"/>
          <w:sz w:val="24"/>
          <w:szCs w:val="24"/>
        </w:rPr>
        <w:t xml:space="preserve">lient walks into a SBDC office, they are presented with a paper form 641.  They fill out the form and then meet with an Advisor.   The Advisor inputs the 641 into the </w:t>
      </w:r>
      <w:r w:rsidR="00C74B5B">
        <w:rPr>
          <w:rFonts w:ascii="Times New Roman" w:eastAsia="Times New Roman" w:hAnsi="Times New Roman" w:cs="Times New Roman"/>
          <w:color w:val="000000"/>
          <w:sz w:val="24"/>
          <w:szCs w:val="24"/>
        </w:rPr>
        <w:t xml:space="preserve">MQS </w:t>
      </w:r>
      <w:r w:rsidR="000509E3">
        <w:rPr>
          <w:rFonts w:ascii="Times New Roman" w:eastAsia="Times New Roman" w:hAnsi="Times New Roman" w:cs="Times New Roman"/>
          <w:color w:val="000000"/>
          <w:sz w:val="24"/>
          <w:szCs w:val="24"/>
        </w:rPr>
        <w:t xml:space="preserve">system creating the case.  </w:t>
      </w:r>
    </w:p>
    <w:p w14:paraId="4571F63B" w14:textId="77777777" w:rsidR="00C74B5B" w:rsidRDefault="00C74B5B" w:rsidP="00C74B5B">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p>
    <w:p w14:paraId="40000B74" w14:textId="77777777" w:rsidR="00C74B5B" w:rsidRDefault="002F7102" w:rsidP="00C74B5B">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Call In – If a C</w:t>
      </w:r>
      <w:r w:rsidR="000509E3">
        <w:rPr>
          <w:rFonts w:ascii="Times New Roman" w:eastAsia="Times New Roman" w:hAnsi="Times New Roman" w:cs="Times New Roman"/>
          <w:color w:val="000000"/>
          <w:sz w:val="24"/>
          <w:szCs w:val="24"/>
        </w:rPr>
        <w:t>lient calls into a SBDC office, the Admin takes their information, assigns it to an Advisor, and schedules</w:t>
      </w:r>
      <w:r>
        <w:rPr>
          <w:rFonts w:ascii="Times New Roman" w:eastAsia="Times New Roman" w:hAnsi="Times New Roman" w:cs="Times New Roman"/>
          <w:color w:val="000000"/>
          <w:sz w:val="24"/>
          <w:szCs w:val="24"/>
        </w:rPr>
        <w:t xml:space="preserve"> the first meeting.   When the C</w:t>
      </w:r>
      <w:r w:rsidR="000509E3">
        <w:rPr>
          <w:rFonts w:ascii="Times New Roman" w:eastAsia="Times New Roman" w:hAnsi="Times New Roman" w:cs="Times New Roman"/>
          <w:color w:val="000000"/>
          <w:sz w:val="24"/>
          <w:szCs w:val="24"/>
        </w:rPr>
        <w:t>lient shows up for the first meeting, they complete the paper form 641.</w:t>
      </w:r>
      <w:r w:rsidR="00C74B5B">
        <w:rPr>
          <w:rFonts w:ascii="Times New Roman" w:eastAsia="Times New Roman" w:hAnsi="Times New Roman" w:cs="Times New Roman"/>
          <w:color w:val="000000"/>
          <w:sz w:val="24"/>
          <w:szCs w:val="24"/>
        </w:rPr>
        <w:t xml:space="preserve"> The Advisor inputs the 641 into the MQS system creating the case.  </w:t>
      </w:r>
    </w:p>
    <w:p w14:paraId="5CC428B2" w14:textId="77777777" w:rsidR="000509E3" w:rsidRDefault="000509E3" w:rsidP="00C74B5B">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p>
    <w:p w14:paraId="6C5A2069" w14:textId="77777777" w:rsidR="000509E3" w:rsidRDefault="002F7102" w:rsidP="000509E3">
      <w:pPr>
        <w:pStyle w:val="ListParagraph"/>
        <w:numPr>
          <w:ilvl w:val="0"/>
          <w:numId w:val="15"/>
        </w:num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Email – If the C</w:t>
      </w:r>
      <w:r w:rsidR="000509E3">
        <w:rPr>
          <w:rFonts w:ascii="Times New Roman" w:eastAsia="Times New Roman" w:hAnsi="Times New Roman" w:cs="Times New Roman"/>
          <w:color w:val="000000"/>
          <w:sz w:val="24"/>
          <w:szCs w:val="24"/>
        </w:rPr>
        <w:t>lient visits the ny</w:t>
      </w:r>
      <w:r>
        <w:rPr>
          <w:rFonts w:ascii="Times New Roman" w:eastAsia="Times New Roman" w:hAnsi="Times New Roman" w:cs="Times New Roman"/>
          <w:color w:val="000000"/>
          <w:sz w:val="24"/>
          <w:szCs w:val="24"/>
        </w:rPr>
        <w:t>s</w:t>
      </w:r>
      <w:r w:rsidR="000509E3">
        <w:rPr>
          <w:rFonts w:ascii="Times New Roman" w:eastAsia="Times New Roman" w:hAnsi="Times New Roman" w:cs="Times New Roman"/>
          <w:color w:val="000000"/>
          <w:sz w:val="24"/>
          <w:szCs w:val="24"/>
        </w:rPr>
        <w:t xml:space="preserve">sbdc.org website, they can access services by completing an Online Intake form.   Submitting the information on the form creates an inquiry in MQS and sends an email to the Regional Director.  </w:t>
      </w:r>
      <w:r w:rsidR="00047252">
        <w:rPr>
          <w:rFonts w:ascii="Times New Roman" w:eastAsia="Times New Roman" w:hAnsi="Times New Roman" w:cs="Times New Roman"/>
          <w:color w:val="000000"/>
          <w:sz w:val="24"/>
          <w:szCs w:val="24"/>
        </w:rPr>
        <w:t xml:space="preserve">Regional Director converts the Inquiry to a Case and assigns an Advisor. </w:t>
      </w:r>
      <w:r w:rsidR="000509E3">
        <w:rPr>
          <w:rFonts w:ascii="Times New Roman" w:eastAsia="Times New Roman" w:hAnsi="Times New Roman" w:cs="Times New Roman"/>
          <w:color w:val="000000"/>
          <w:sz w:val="24"/>
          <w:szCs w:val="24"/>
        </w:rPr>
        <w:t>The Regional Director sends an introduction email with attachment tools introducing the SBDC Advisor.  The assigned</w:t>
      </w:r>
      <w:r>
        <w:rPr>
          <w:rFonts w:ascii="Times New Roman" w:eastAsia="Times New Roman" w:hAnsi="Times New Roman" w:cs="Times New Roman"/>
          <w:color w:val="000000"/>
          <w:sz w:val="24"/>
          <w:szCs w:val="24"/>
        </w:rPr>
        <w:t xml:space="preserve"> Advisor communicates with the C</w:t>
      </w:r>
      <w:r w:rsidR="000509E3">
        <w:rPr>
          <w:rFonts w:ascii="Times New Roman" w:eastAsia="Times New Roman" w:hAnsi="Times New Roman" w:cs="Times New Roman"/>
          <w:color w:val="000000"/>
          <w:sz w:val="24"/>
          <w:szCs w:val="24"/>
        </w:rPr>
        <w:t>lient to set up a meeting.  The Advisor updates MQS after the meeting</w:t>
      </w:r>
      <w:r w:rsidR="00047252">
        <w:rPr>
          <w:rFonts w:ascii="Times New Roman" w:eastAsia="Times New Roman" w:hAnsi="Times New Roman" w:cs="Times New Roman"/>
          <w:color w:val="000000"/>
          <w:sz w:val="24"/>
          <w:szCs w:val="24"/>
        </w:rPr>
        <w:t>.</w:t>
      </w:r>
      <w:r w:rsidR="000509E3">
        <w:rPr>
          <w:rFonts w:ascii="Times New Roman" w:eastAsia="Times New Roman" w:hAnsi="Times New Roman" w:cs="Times New Roman"/>
          <w:color w:val="000000"/>
          <w:sz w:val="24"/>
          <w:szCs w:val="24"/>
        </w:rPr>
        <w:t xml:space="preserve">  </w:t>
      </w:r>
    </w:p>
    <w:p w14:paraId="589A3DA0" w14:textId="77777777" w:rsidR="00742B05" w:rsidRPr="00742B05" w:rsidRDefault="00742B05" w:rsidP="00742B05">
      <w:pPr>
        <w:pStyle w:val="ListParagraph"/>
        <w:rPr>
          <w:rFonts w:ascii="Times New Roman" w:eastAsia="Times New Roman" w:hAnsi="Times New Roman" w:cs="Times New Roman"/>
          <w:color w:val="000000"/>
          <w:sz w:val="24"/>
          <w:szCs w:val="24"/>
        </w:rPr>
      </w:pPr>
    </w:p>
    <w:p w14:paraId="303B091B" w14:textId="77777777" w:rsidR="00742B05" w:rsidRPr="00742B05" w:rsidRDefault="00742B05" w:rsidP="00742B05">
      <w:pPr>
        <w:shd w:val="clear" w:color="auto" w:fill="FFFFFF"/>
        <w:spacing w:after="225"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existing process</w:t>
      </w:r>
      <w:r w:rsidR="008D22F3">
        <w:rPr>
          <w:rFonts w:ascii="Times New Roman" w:eastAsia="Times New Roman" w:hAnsi="Times New Roman" w:cs="Times New Roman"/>
          <w:color w:val="000000"/>
          <w:sz w:val="24"/>
          <w:szCs w:val="24"/>
        </w:rPr>
        <w:t xml:space="preserve"> flow is depicted in the flow chart</w:t>
      </w:r>
      <w:r>
        <w:rPr>
          <w:rFonts w:ascii="Times New Roman" w:eastAsia="Times New Roman" w:hAnsi="Times New Roman" w:cs="Times New Roman"/>
          <w:color w:val="000000"/>
          <w:sz w:val="24"/>
          <w:szCs w:val="24"/>
        </w:rPr>
        <w:t xml:space="preserve"> below.</w:t>
      </w:r>
    </w:p>
    <w:p w14:paraId="63D90C73" w14:textId="77777777" w:rsidR="003A3ACC" w:rsidRDefault="003A3ACC" w:rsidP="009B5A48">
      <w:pPr>
        <w:pStyle w:val="Heading1"/>
        <w:rPr>
          <w:rFonts w:eastAsia="Times New Roman"/>
          <w:bdr w:val="none" w:sz="0" w:space="0" w:color="auto" w:frame="1"/>
        </w:rPr>
      </w:pPr>
      <w:bookmarkStart w:id="33" w:name="_Toc517442238"/>
      <w:r>
        <w:rPr>
          <w:noProof/>
        </w:rPr>
        <w:lastRenderedPageBreak/>
        <w:drawing>
          <wp:inline distT="0" distB="0" distL="0" distR="0" wp14:anchorId="0CF0C776" wp14:editId="0C20A986">
            <wp:extent cx="4386647" cy="8978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processflow.jpeg"/>
                    <pic:cNvPicPr/>
                  </pic:nvPicPr>
                  <pic:blipFill>
                    <a:blip r:embed="rId14">
                      <a:extLst>
                        <a:ext uri="{28A0092B-C50C-407E-A947-70E740481C1C}">
                          <a14:useLocalDpi xmlns:a14="http://schemas.microsoft.com/office/drawing/2010/main" val="0"/>
                        </a:ext>
                      </a:extLst>
                    </a:blip>
                    <a:stretch>
                      <a:fillRect/>
                    </a:stretch>
                  </pic:blipFill>
                  <pic:spPr>
                    <a:xfrm>
                      <a:off x="0" y="0"/>
                      <a:ext cx="4401007" cy="9007748"/>
                    </a:xfrm>
                    <a:prstGeom prst="rect">
                      <a:avLst/>
                    </a:prstGeom>
                  </pic:spPr>
                </pic:pic>
              </a:graphicData>
            </a:graphic>
          </wp:inline>
        </w:drawing>
      </w:r>
      <w:bookmarkEnd w:id="33"/>
    </w:p>
    <w:p w14:paraId="18BF8819" w14:textId="77777777" w:rsidR="003A3ACC" w:rsidRPr="00742B05" w:rsidRDefault="000509E3" w:rsidP="009B5A48">
      <w:pPr>
        <w:pStyle w:val="Heading1"/>
        <w:rPr>
          <w:rFonts w:eastAsia="Times New Roman"/>
          <w:bdr w:val="none" w:sz="0" w:space="0" w:color="auto" w:frame="1"/>
        </w:rPr>
      </w:pPr>
      <w:bookmarkStart w:id="34" w:name="_Toc517442239"/>
      <w:r w:rsidRPr="00742B05">
        <w:rPr>
          <w:rFonts w:eastAsia="Times New Roman"/>
          <w:bdr w:val="none" w:sz="0" w:space="0" w:color="auto" w:frame="1"/>
        </w:rPr>
        <w:lastRenderedPageBreak/>
        <w:t xml:space="preserve">New </w:t>
      </w:r>
      <w:r w:rsidR="003A3ACC" w:rsidRPr="00742B05">
        <w:rPr>
          <w:rFonts w:eastAsia="Times New Roman"/>
          <w:bdr w:val="none" w:sz="0" w:space="0" w:color="auto" w:frame="1"/>
        </w:rPr>
        <w:t>Additional Process flow</w:t>
      </w:r>
      <w:bookmarkEnd w:id="34"/>
    </w:p>
    <w:p w14:paraId="623927A7" w14:textId="51E35362" w:rsidR="004F3027" w:rsidRPr="00DB67DD" w:rsidRDefault="000509E3" w:rsidP="00DB67DD">
      <w:pPr>
        <w:pStyle w:val="ListParagraph"/>
        <w:numPr>
          <w:ilvl w:val="0"/>
          <w:numId w:val="24"/>
        </w:numPr>
        <w:rPr>
          <w:ins w:id="35" w:author="mihir padechiya" w:date="2018-08-26T15:01:00Z"/>
          <w:rFonts w:ascii="Times New Roman" w:hAnsi="Times New Roman" w:cs="Times New Roman"/>
          <w:sz w:val="24"/>
          <w:szCs w:val="24"/>
        </w:rPr>
      </w:pPr>
      <w:r w:rsidRPr="00DB67DD">
        <w:rPr>
          <w:rFonts w:ascii="Times New Roman" w:eastAsia="Times New Roman" w:hAnsi="Times New Roman" w:cs="Times New Roman"/>
          <w:color w:val="000000"/>
          <w:sz w:val="24"/>
          <w:szCs w:val="24"/>
          <w:highlight w:val="yellow"/>
        </w:rPr>
        <w:t xml:space="preserve">The additional new process flow adds a real time advising option.   </w:t>
      </w:r>
      <w:r w:rsidR="005B12FF" w:rsidRPr="00DB67DD">
        <w:rPr>
          <w:rFonts w:ascii="Times New Roman" w:eastAsia="Times New Roman" w:hAnsi="Times New Roman" w:cs="Times New Roman"/>
          <w:color w:val="000000"/>
          <w:sz w:val="24"/>
          <w:szCs w:val="24"/>
          <w:highlight w:val="yellow"/>
        </w:rPr>
        <w:t xml:space="preserve">The process starts with the </w:t>
      </w:r>
      <w:r w:rsidR="00F902B4" w:rsidRPr="00DB67DD">
        <w:rPr>
          <w:rFonts w:ascii="Times New Roman" w:eastAsia="Times New Roman" w:hAnsi="Times New Roman" w:cs="Times New Roman"/>
          <w:color w:val="000000"/>
          <w:sz w:val="24"/>
          <w:szCs w:val="24"/>
          <w:highlight w:val="yellow"/>
        </w:rPr>
        <w:t xml:space="preserve">RTCI </w:t>
      </w:r>
      <w:r w:rsidR="005B12FF" w:rsidRPr="00DB67DD">
        <w:rPr>
          <w:rFonts w:ascii="Times New Roman" w:eastAsia="Times New Roman" w:hAnsi="Times New Roman" w:cs="Times New Roman"/>
          <w:color w:val="000000"/>
          <w:sz w:val="24"/>
          <w:szCs w:val="24"/>
          <w:highlight w:val="yellow"/>
        </w:rPr>
        <w:t>online intake form</w:t>
      </w:r>
      <w:r w:rsidR="002F7102" w:rsidRPr="00DB67DD">
        <w:rPr>
          <w:rFonts w:ascii="Times New Roman" w:eastAsia="Times New Roman" w:hAnsi="Times New Roman" w:cs="Times New Roman"/>
          <w:color w:val="000000"/>
          <w:sz w:val="24"/>
          <w:szCs w:val="24"/>
          <w:highlight w:val="yellow"/>
        </w:rPr>
        <w:t>.  After completion, the C</w:t>
      </w:r>
      <w:r w:rsidRPr="00DB67DD">
        <w:rPr>
          <w:rFonts w:ascii="Times New Roman" w:eastAsia="Times New Roman" w:hAnsi="Times New Roman" w:cs="Times New Roman"/>
          <w:color w:val="000000"/>
          <w:sz w:val="24"/>
          <w:szCs w:val="24"/>
          <w:highlight w:val="yellow"/>
        </w:rPr>
        <w:t>lient is given the option of either a Text Chat or a Video Conference/Chat.  This prompts an online Advisor to begin a chat session.</w:t>
      </w:r>
      <w:r w:rsidRPr="00DB67DD">
        <w:rPr>
          <w:rFonts w:ascii="Times New Roman" w:eastAsia="Times New Roman" w:hAnsi="Times New Roman" w:cs="Times New Roman"/>
          <w:color w:val="000000"/>
          <w:sz w:val="24"/>
          <w:szCs w:val="24"/>
        </w:rPr>
        <w:t xml:space="preserve"> </w:t>
      </w:r>
      <w:r w:rsidR="001C0E67" w:rsidRPr="00DB67DD">
        <w:rPr>
          <w:rFonts w:ascii="Times New Roman" w:eastAsia="Times New Roman" w:hAnsi="Times New Roman" w:cs="Times New Roman"/>
          <w:color w:val="000000"/>
          <w:sz w:val="24"/>
          <w:szCs w:val="24"/>
        </w:rPr>
        <w:t xml:space="preserve"> If no Advisor is available,</w:t>
      </w:r>
      <w:r w:rsidR="00D97878" w:rsidRPr="00DB67DD">
        <w:rPr>
          <w:rFonts w:ascii="Times New Roman" w:eastAsia="Times New Roman" w:hAnsi="Times New Roman" w:cs="Times New Roman"/>
          <w:color w:val="000000"/>
          <w:sz w:val="24"/>
          <w:szCs w:val="24"/>
        </w:rPr>
        <w:t xml:space="preserve"> the user is prompted</w:t>
      </w:r>
      <w:r w:rsidR="00510741" w:rsidRPr="00DB67DD">
        <w:rPr>
          <w:rFonts w:ascii="Times New Roman" w:eastAsia="Times New Roman" w:hAnsi="Times New Roman" w:cs="Times New Roman"/>
          <w:color w:val="000000"/>
          <w:sz w:val="24"/>
          <w:szCs w:val="24"/>
        </w:rPr>
        <w:t xml:space="preserve"> with an option </w:t>
      </w:r>
      <w:r w:rsidR="00510741" w:rsidRPr="00DB67DD">
        <w:rPr>
          <w:rFonts w:ascii="Times New Roman" w:hAnsi="Times New Roman" w:cs="Times New Roman"/>
          <w:sz w:val="24"/>
          <w:szCs w:val="24"/>
        </w:rPr>
        <w:t>allowing them to make an appointment for meeting on-line.</w:t>
      </w:r>
      <w:ins w:id="36" w:author="mihir padechiya" w:date="2018-08-26T15:02:00Z">
        <w:r w:rsidR="00334EF1" w:rsidRPr="00DB67DD">
          <w:rPr>
            <w:rFonts w:ascii="Times New Roman" w:hAnsi="Times New Roman" w:cs="Times New Roman"/>
            <w:sz w:val="24"/>
            <w:szCs w:val="24"/>
          </w:rPr>
          <w:t xml:space="preserve"> </w:t>
        </w:r>
        <w:r w:rsidR="00334EF1" w:rsidRPr="00DB67DD">
          <w:rPr>
            <w:rFonts w:ascii="Times New Roman" w:hAnsi="Times New Roman" w:cs="Times New Roman"/>
            <w:sz w:val="24"/>
            <w:szCs w:val="24"/>
          </w:rPr>
          <w:sym w:font="Wingdings" w:char="F0E0"/>
        </w:r>
      </w:ins>
      <w:r w:rsidR="001C0E67" w:rsidRPr="00DB67DD">
        <w:rPr>
          <w:rFonts w:ascii="Times New Roman" w:hAnsi="Times New Roman" w:cs="Times New Roman"/>
          <w:sz w:val="24"/>
          <w:szCs w:val="24"/>
        </w:rPr>
        <w:t xml:space="preserve"> </w:t>
      </w:r>
      <w:ins w:id="37" w:author="mihir padechiya" w:date="2018-08-26T15:01:00Z">
        <w:r w:rsidR="004F3027" w:rsidRPr="00DB67DD">
          <w:rPr>
            <w:rFonts w:ascii="Times New Roman" w:hAnsi="Times New Roman" w:cs="Times New Roman"/>
            <w:sz w:val="24"/>
            <w:szCs w:val="24"/>
          </w:rPr>
          <w:t>I would envision a pop screen giving them an option to specify a date/time/method for an advisor to contact them and a link taking them to the existing on-line intake form</w:t>
        </w:r>
      </w:ins>
    </w:p>
    <w:p w14:paraId="0285181E" w14:textId="7D7D8956" w:rsidR="004F3027" w:rsidRPr="00DB67DD" w:rsidRDefault="004F3027">
      <w:pPr>
        <w:ind w:firstLine="720"/>
        <w:rPr>
          <w:ins w:id="38" w:author="mihir padechiya" w:date="2018-08-26T15:01:00Z"/>
          <w:rFonts w:ascii="Times New Roman" w:hAnsi="Times New Roman" w:cs="Times New Roman"/>
          <w:sz w:val="24"/>
          <w:szCs w:val="24"/>
        </w:rPr>
        <w:pPrChange w:id="39" w:author="mihir padechiya" w:date="2018-08-26T15:05:00Z">
          <w:pPr/>
        </w:pPrChange>
      </w:pPr>
      <w:ins w:id="40" w:author="mihir padechiya" w:date="2018-08-26T15:01:00Z">
        <w:r w:rsidRPr="00DB67DD">
          <w:rPr>
            <w:rFonts w:ascii="Times New Roman" w:hAnsi="Times New Roman" w:cs="Times New Roman"/>
            <w:sz w:val="24"/>
            <w:szCs w:val="24"/>
          </w:rPr>
          <w:t>At http://www.nyssbdc.org/selector/ReqForCons/formo.aspx</w:t>
        </w:r>
      </w:ins>
    </w:p>
    <w:p w14:paraId="447F2A0F" w14:textId="15F72E68" w:rsidR="004F3027" w:rsidRPr="00DB67DD" w:rsidRDefault="004F3027">
      <w:pPr>
        <w:ind w:left="720"/>
        <w:rPr>
          <w:ins w:id="41" w:author="mihir padechiya" w:date="2018-08-26T15:01:00Z"/>
          <w:rFonts w:ascii="Times New Roman" w:hAnsi="Times New Roman" w:cs="Times New Roman"/>
          <w:sz w:val="24"/>
          <w:szCs w:val="24"/>
        </w:rPr>
        <w:pPrChange w:id="42" w:author="mihir padechiya" w:date="2018-08-26T15:05:00Z">
          <w:pPr/>
        </w:pPrChange>
      </w:pPr>
      <w:ins w:id="43" w:author="mihir padechiya" w:date="2018-08-26T15:01:00Z">
        <w:r w:rsidRPr="00DB67DD">
          <w:rPr>
            <w:rFonts w:ascii="Times New Roman" w:hAnsi="Times New Roman" w:cs="Times New Roman"/>
            <w:sz w:val="24"/>
            <w:szCs w:val="24"/>
          </w:rPr>
          <w:t xml:space="preserve">Perhaps the request for call back should be another table so when the next advisor logs in, they are aware of the call back request.  </w:t>
        </w:r>
      </w:ins>
      <w:ins w:id="44" w:author="mihir padechiya" w:date="2018-08-26T15:02:00Z">
        <w:r w:rsidRPr="00DB67DD">
          <w:rPr>
            <w:rFonts w:ascii="Times New Roman" w:hAnsi="Times New Roman" w:cs="Times New Roman"/>
            <w:sz w:val="24"/>
            <w:szCs w:val="24"/>
          </w:rPr>
          <w:t>Also,</w:t>
        </w:r>
      </w:ins>
      <w:ins w:id="45" w:author="mihir padechiya" w:date="2018-08-26T15:01:00Z">
        <w:r w:rsidRPr="00DB67DD">
          <w:rPr>
            <w:rFonts w:ascii="Times New Roman" w:hAnsi="Times New Roman" w:cs="Times New Roman"/>
            <w:sz w:val="24"/>
            <w:szCs w:val="24"/>
          </w:rPr>
          <w:t xml:space="preserve"> if an admin logs in, they should be able to see all of date/time/method call back requests not answered/completed</w:t>
        </w:r>
      </w:ins>
    </w:p>
    <w:p w14:paraId="66EC0339" w14:textId="77777777" w:rsidR="009F1F55" w:rsidRDefault="000509E3" w:rsidP="002C775E">
      <w:pPr>
        <w:pStyle w:val="ListParagraph"/>
        <w:numPr>
          <w:ilvl w:val="0"/>
          <w:numId w:val="24"/>
        </w:numPr>
        <w:rPr>
          <w:ins w:id="46" w:author="mihir padechiya" w:date="2018-08-26T15:06:00Z"/>
          <w:rFonts w:ascii="Times New Roman" w:eastAsia="Times New Roman" w:hAnsi="Times New Roman" w:cs="Times New Roman"/>
          <w:color w:val="000000"/>
          <w:sz w:val="24"/>
          <w:szCs w:val="24"/>
        </w:rPr>
      </w:pPr>
      <w:del w:id="47" w:author="mihir padechiya" w:date="2018-08-26T15:05:00Z">
        <w:r w:rsidRPr="002C775E" w:rsidDel="002C775E">
          <w:rPr>
            <w:rFonts w:ascii="Times New Roman" w:eastAsia="Times New Roman" w:hAnsi="Times New Roman" w:cs="Times New Roman"/>
            <w:color w:val="000000"/>
            <w:sz w:val="24"/>
            <w:szCs w:val="24"/>
            <w:rPrChange w:id="48" w:author="mihir padechiya" w:date="2018-08-26T15:05:00Z">
              <w:rPr>
                <w:rFonts w:eastAsia="Times New Roman"/>
              </w:rPr>
            </w:rPrChange>
          </w:rPr>
          <w:delText xml:space="preserve"> </w:delText>
        </w:r>
      </w:del>
      <w:r w:rsidRPr="002C775E">
        <w:rPr>
          <w:rFonts w:ascii="Times New Roman" w:eastAsia="Times New Roman" w:hAnsi="Times New Roman" w:cs="Times New Roman"/>
          <w:color w:val="000000"/>
          <w:sz w:val="24"/>
          <w:szCs w:val="24"/>
          <w:rPrChange w:id="49" w:author="mihir padechiya" w:date="2018-08-26T15:05:00Z">
            <w:rPr>
              <w:rFonts w:eastAsia="Times New Roman"/>
            </w:rPr>
          </w:rPrChange>
        </w:rPr>
        <w:t>The online Advisor performs an Intake Session</w:t>
      </w:r>
      <w:r w:rsidR="00F902B4" w:rsidRPr="002C775E">
        <w:rPr>
          <w:rFonts w:ascii="Times New Roman" w:eastAsia="Times New Roman" w:hAnsi="Times New Roman" w:cs="Times New Roman"/>
          <w:color w:val="000000"/>
          <w:sz w:val="24"/>
          <w:szCs w:val="24"/>
          <w:rPrChange w:id="50" w:author="mihir padechiya" w:date="2018-08-26T15:05:00Z">
            <w:rPr>
              <w:rFonts w:eastAsia="Times New Roman"/>
            </w:rPr>
          </w:rPrChange>
        </w:rPr>
        <w:t>.  This session collects the remaining information needed to create a case in MQS as well as</w:t>
      </w:r>
      <w:r w:rsidRPr="002C775E">
        <w:rPr>
          <w:rFonts w:ascii="Times New Roman" w:eastAsia="Times New Roman" w:hAnsi="Times New Roman" w:cs="Times New Roman"/>
          <w:color w:val="000000"/>
          <w:sz w:val="24"/>
          <w:szCs w:val="24"/>
          <w:rPrChange w:id="51" w:author="mihir padechiya" w:date="2018-08-26T15:05:00Z">
            <w:rPr>
              <w:rFonts w:eastAsia="Times New Roman"/>
            </w:rPr>
          </w:rPrChange>
        </w:rPr>
        <w:t xml:space="preserve"> the scope of the project, SBDC </w:t>
      </w:r>
      <w:r w:rsidR="00F902B4" w:rsidRPr="002C775E">
        <w:rPr>
          <w:rFonts w:ascii="Times New Roman" w:eastAsia="Times New Roman" w:hAnsi="Times New Roman" w:cs="Times New Roman"/>
          <w:color w:val="000000"/>
          <w:sz w:val="24"/>
          <w:szCs w:val="24"/>
          <w:rPrChange w:id="52" w:author="mihir padechiya" w:date="2018-08-26T15:05:00Z">
            <w:rPr>
              <w:rFonts w:eastAsia="Times New Roman"/>
            </w:rPr>
          </w:rPrChange>
        </w:rPr>
        <w:t xml:space="preserve">services, </w:t>
      </w:r>
      <w:r w:rsidR="00624C61" w:rsidRPr="002C775E">
        <w:rPr>
          <w:rFonts w:ascii="Times New Roman" w:eastAsia="Times New Roman" w:hAnsi="Times New Roman" w:cs="Times New Roman"/>
          <w:color w:val="000000"/>
          <w:sz w:val="24"/>
          <w:szCs w:val="24"/>
          <w:rPrChange w:id="53" w:author="mihir padechiya" w:date="2018-08-26T15:05:00Z">
            <w:rPr>
              <w:rFonts w:eastAsia="Times New Roman"/>
            </w:rPr>
          </w:rPrChange>
        </w:rPr>
        <w:t xml:space="preserve">and </w:t>
      </w:r>
      <w:r w:rsidR="00F902B4" w:rsidRPr="002C775E">
        <w:rPr>
          <w:rFonts w:ascii="Times New Roman" w:eastAsia="Times New Roman" w:hAnsi="Times New Roman" w:cs="Times New Roman"/>
          <w:color w:val="000000"/>
          <w:sz w:val="24"/>
          <w:szCs w:val="24"/>
          <w:rPrChange w:id="54" w:author="mihir padechiya" w:date="2018-08-26T15:05:00Z">
            <w:rPr>
              <w:rFonts w:eastAsia="Times New Roman"/>
            </w:rPr>
          </w:rPrChange>
        </w:rPr>
        <w:t>needs assessment.  The system provides a way for the Advisor to send</w:t>
      </w:r>
      <w:r w:rsidRPr="002C775E">
        <w:rPr>
          <w:rFonts w:ascii="Times New Roman" w:eastAsia="Times New Roman" w:hAnsi="Times New Roman" w:cs="Times New Roman"/>
          <w:color w:val="000000"/>
          <w:sz w:val="24"/>
          <w:szCs w:val="24"/>
          <w:rPrChange w:id="55" w:author="mihir padechiya" w:date="2018-08-26T15:05:00Z">
            <w:rPr>
              <w:rFonts w:eastAsia="Times New Roman"/>
            </w:rPr>
          </w:rPrChange>
        </w:rPr>
        <w:t xml:space="preserve"> a follow</w:t>
      </w:r>
      <w:r w:rsidR="00742B05" w:rsidRPr="002C775E">
        <w:rPr>
          <w:rFonts w:ascii="Times New Roman" w:eastAsia="Times New Roman" w:hAnsi="Times New Roman" w:cs="Times New Roman"/>
          <w:color w:val="000000"/>
          <w:sz w:val="24"/>
          <w:szCs w:val="24"/>
          <w:rPrChange w:id="56" w:author="mihir padechiya" w:date="2018-08-26T15:05:00Z">
            <w:rPr>
              <w:rFonts w:eastAsia="Times New Roman"/>
            </w:rPr>
          </w:rPrChange>
        </w:rPr>
        <w:t xml:space="preserve"> up</w:t>
      </w:r>
      <w:r w:rsidR="002F7102" w:rsidRPr="002C775E">
        <w:rPr>
          <w:rFonts w:ascii="Times New Roman" w:eastAsia="Times New Roman" w:hAnsi="Times New Roman" w:cs="Times New Roman"/>
          <w:color w:val="000000"/>
          <w:sz w:val="24"/>
          <w:szCs w:val="24"/>
          <w:rPrChange w:id="57" w:author="mihir padechiya" w:date="2018-08-26T15:05:00Z">
            <w:rPr>
              <w:rFonts w:eastAsia="Times New Roman"/>
            </w:rPr>
          </w:rPrChange>
        </w:rPr>
        <w:t xml:space="preserve"> email to the C</w:t>
      </w:r>
      <w:r w:rsidRPr="002C775E">
        <w:rPr>
          <w:rFonts w:ascii="Times New Roman" w:eastAsia="Times New Roman" w:hAnsi="Times New Roman" w:cs="Times New Roman"/>
          <w:color w:val="000000"/>
          <w:sz w:val="24"/>
          <w:szCs w:val="24"/>
          <w:rPrChange w:id="58" w:author="mihir padechiya" w:date="2018-08-26T15:05:00Z">
            <w:rPr>
              <w:rFonts w:eastAsia="Times New Roman"/>
            </w:rPr>
          </w:rPrChange>
        </w:rPr>
        <w:t>lient with attach</w:t>
      </w:r>
      <w:r w:rsidR="002F7102" w:rsidRPr="002C775E">
        <w:rPr>
          <w:rFonts w:ascii="Times New Roman" w:eastAsia="Times New Roman" w:hAnsi="Times New Roman" w:cs="Times New Roman"/>
          <w:color w:val="000000"/>
          <w:sz w:val="24"/>
          <w:szCs w:val="24"/>
          <w:rPrChange w:id="59" w:author="mihir padechiya" w:date="2018-08-26T15:05:00Z">
            <w:rPr>
              <w:rFonts w:eastAsia="Times New Roman"/>
            </w:rPr>
          </w:rPrChange>
        </w:rPr>
        <w:t>ed tools to get the C</w:t>
      </w:r>
      <w:r w:rsidRPr="002C775E">
        <w:rPr>
          <w:rFonts w:ascii="Times New Roman" w:eastAsia="Times New Roman" w:hAnsi="Times New Roman" w:cs="Times New Roman"/>
          <w:color w:val="000000"/>
          <w:sz w:val="24"/>
          <w:szCs w:val="24"/>
          <w:rPrChange w:id="60" w:author="mihir padechiya" w:date="2018-08-26T15:05:00Z">
            <w:rPr>
              <w:rFonts w:eastAsia="Times New Roman"/>
            </w:rPr>
          </w:rPrChange>
        </w:rPr>
        <w:t xml:space="preserve">lient started. </w:t>
      </w:r>
    </w:p>
    <w:p w14:paraId="6EE4F3C5" w14:textId="6F185869" w:rsidR="000C64B5" w:rsidRPr="002C775E" w:rsidRDefault="000C64B5">
      <w:pPr>
        <w:pStyle w:val="ListParagraph"/>
        <w:numPr>
          <w:ilvl w:val="0"/>
          <w:numId w:val="24"/>
        </w:numPr>
        <w:rPr>
          <w:ins w:id="61" w:author="mihir padechiya" w:date="2018-08-26T15:03:00Z"/>
          <w:rFonts w:ascii="Times New Roman" w:eastAsia="Times New Roman" w:hAnsi="Times New Roman" w:cs="Times New Roman"/>
          <w:color w:val="000000"/>
          <w:sz w:val="24"/>
          <w:szCs w:val="24"/>
          <w:rPrChange w:id="62" w:author="mihir padechiya" w:date="2018-08-26T15:05:00Z">
            <w:rPr>
              <w:ins w:id="63" w:author="mihir padechiya" w:date="2018-08-26T15:03:00Z"/>
              <w:rFonts w:eastAsia="Times New Roman"/>
            </w:rPr>
          </w:rPrChange>
        </w:rPr>
        <w:pPrChange w:id="64" w:author="mihir padechiya" w:date="2018-08-26T15:05:00Z">
          <w:pPr/>
        </w:pPrChange>
      </w:pPr>
      <w:ins w:id="65" w:author="mihir padechiya" w:date="2018-08-26T15:03:00Z">
        <w:r w:rsidRPr="002C775E">
          <w:rPr>
            <w:rFonts w:ascii="Times New Roman" w:eastAsia="Times New Roman" w:hAnsi="Times New Roman" w:cs="Times New Roman"/>
            <w:color w:val="000000"/>
            <w:sz w:val="24"/>
            <w:szCs w:val="24"/>
            <w:rPrChange w:id="66" w:author="mihir padechiya" w:date="2018-08-26T15:05:00Z">
              <w:rPr>
                <w:rFonts w:eastAsia="Times New Roman"/>
              </w:rPr>
            </w:rPrChange>
          </w:rPr>
          <w:t>Where do we get Inquiry case no?</w:t>
        </w:r>
      </w:ins>
    </w:p>
    <w:p w14:paraId="2F95B28A" w14:textId="5B2D7AA9" w:rsidR="000C64B5" w:rsidRPr="000C64B5" w:rsidRDefault="000C64B5">
      <w:pPr>
        <w:ind w:left="720"/>
        <w:rPr>
          <w:ins w:id="67" w:author="mihir padechiya" w:date="2018-08-26T15:03:00Z"/>
          <w:rFonts w:ascii="Times New Roman" w:eastAsia="Times New Roman" w:hAnsi="Times New Roman" w:cs="Times New Roman"/>
          <w:color w:val="000000"/>
          <w:sz w:val="24"/>
          <w:szCs w:val="24"/>
        </w:rPr>
        <w:pPrChange w:id="68" w:author="mihir padechiya" w:date="2018-08-26T15:06:00Z">
          <w:pPr/>
        </w:pPrChange>
      </w:pPr>
      <w:ins w:id="69" w:author="mihir padechiya" w:date="2018-08-26T15:03:00Z">
        <w:r w:rsidRPr="000C64B5">
          <w:rPr>
            <w:rFonts w:ascii="Times New Roman" w:eastAsia="Times New Roman" w:hAnsi="Times New Roman" w:cs="Times New Roman"/>
            <w:color w:val="000000"/>
            <w:sz w:val="24"/>
            <w:szCs w:val="24"/>
          </w:rPr>
          <w:t xml:space="preserve">For the time being, </w:t>
        </w:r>
      </w:ins>
      <w:ins w:id="70" w:author="mihir padechiya" w:date="2019-04-21T10:59:00Z">
        <w:r w:rsidR="00E909AE">
          <w:rPr>
            <w:rFonts w:ascii="Times New Roman" w:eastAsia="Times New Roman" w:hAnsi="Times New Roman" w:cs="Times New Roman"/>
            <w:color w:val="000000"/>
            <w:sz w:val="24"/>
            <w:szCs w:val="24"/>
          </w:rPr>
          <w:t>our project</w:t>
        </w:r>
      </w:ins>
      <w:ins w:id="71" w:author="mihir padechiya" w:date="2018-08-26T15:03:00Z">
        <w:r w:rsidRPr="000C64B5">
          <w:rPr>
            <w:rFonts w:ascii="Times New Roman" w:eastAsia="Times New Roman" w:hAnsi="Times New Roman" w:cs="Times New Roman"/>
            <w:color w:val="000000"/>
            <w:sz w:val="24"/>
            <w:szCs w:val="24"/>
          </w:rPr>
          <w:t xml:space="preserve"> will create this number.  I would recommend using a </w:t>
        </w:r>
        <w:proofErr w:type="spellStart"/>
        <w:r w:rsidRPr="000C64B5">
          <w:rPr>
            <w:rFonts w:ascii="Times New Roman" w:eastAsia="Times New Roman" w:hAnsi="Times New Roman" w:cs="Times New Roman"/>
            <w:color w:val="000000"/>
            <w:sz w:val="24"/>
            <w:szCs w:val="24"/>
          </w:rPr>
          <w:t>nextnum</w:t>
        </w:r>
        <w:proofErr w:type="spellEnd"/>
        <w:r w:rsidRPr="000C64B5">
          <w:rPr>
            <w:rFonts w:ascii="Times New Roman" w:eastAsia="Times New Roman" w:hAnsi="Times New Roman" w:cs="Times New Roman"/>
            <w:color w:val="000000"/>
            <w:sz w:val="24"/>
            <w:szCs w:val="24"/>
          </w:rPr>
          <w:t xml:space="preserve"> table and some </w:t>
        </w:r>
        <w:proofErr w:type="spellStart"/>
        <w:r w:rsidRPr="000C64B5">
          <w:rPr>
            <w:rFonts w:ascii="Times New Roman" w:eastAsia="Times New Roman" w:hAnsi="Times New Roman" w:cs="Times New Roman"/>
            <w:color w:val="000000"/>
            <w:sz w:val="24"/>
            <w:szCs w:val="24"/>
          </w:rPr>
          <w:t>radomizer</w:t>
        </w:r>
        <w:proofErr w:type="spellEnd"/>
        <w:r w:rsidRPr="000C64B5">
          <w:rPr>
            <w:rFonts w:ascii="Times New Roman" w:eastAsia="Times New Roman" w:hAnsi="Times New Roman" w:cs="Times New Roman"/>
            <w:color w:val="000000"/>
            <w:sz w:val="24"/>
            <w:szCs w:val="24"/>
          </w:rPr>
          <w:t xml:space="preserve"> to ensure unique case numbers.  Eventually MQS may be the provider of this number – but not anytime soon.</w:t>
        </w:r>
      </w:ins>
    </w:p>
    <w:p w14:paraId="1CA26E8F" w14:textId="58909F80" w:rsidR="000C64B5" w:rsidRPr="00943958" w:rsidRDefault="000C64B5">
      <w:pPr>
        <w:pStyle w:val="ListParagraph"/>
        <w:numPr>
          <w:ilvl w:val="0"/>
          <w:numId w:val="24"/>
        </w:numPr>
        <w:rPr>
          <w:ins w:id="72" w:author="mihir padechiya" w:date="2018-08-26T15:03:00Z"/>
          <w:rFonts w:ascii="Times New Roman" w:eastAsia="Times New Roman" w:hAnsi="Times New Roman" w:cs="Times New Roman"/>
          <w:color w:val="000000"/>
          <w:sz w:val="24"/>
          <w:szCs w:val="24"/>
          <w:rPrChange w:id="73" w:author="mihir padechiya" w:date="2018-08-26T15:06:00Z">
            <w:rPr>
              <w:ins w:id="74" w:author="mihir padechiya" w:date="2018-08-26T15:03:00Z"/>
              <w:rFonts w:eastAsia="Times New Roman"/>
            </w:rPr>
          </w:rPrChange>
        </w:rPr>
        <w:pPrChange w:id="75" w:author="mihir padechiya" w:date="2018-08-26T15:06:00Z">
          <w:pPr/>
        </w:pPrChange>
      </w:pPr>
      <w:ins w:id="76" w:author="mihir padechiya" w:date="2018-08-26T15:03:00Z">
        <w:r w:rsidRPr="00943958">
          <w:rPr>
            <w:rFonts w:ascii="Times New Roman" w:eastAsia="Times New Roman" w:hAnsi="Times New Roman" w:cs="Times New Roman"/>
            <w:color w:val="000000"/>
            <w:sz w:val="24"/>
            <w:szCs w:val="24"/>
            <w:rPrChange w:id="77" w:author="mihir padechiya" w:date="2018-08-26T15:06:00Z">
              <w:rPr>
                <w:rFonts w:eastAsia="Times New Roman"/>
              </w:rPr>
            </w:rPrChange>
          </w:rPr>
          <w:t>Where will system gets all these tools – Scope of the project, SBDC services, needs assessment.?</w:t>
        </w:r>
      </w:ins>
    </w:p>
    <w:p w14:paraId="00AE9C32" w14:textId="617CB222" w:rsidR="000C64B5" w:rsidRPr="000C64B5" w:rsidRDefault="000C64B5">
      <w:pPr>
        <w:ind w:left="720"/>
        <w:rPr>
          <w:ins w:id="78" w:author="mihir padechiya" w:date="2018-08-26T15:03:00Z"/>
          <w:rFonts w:ascii="Times New Roman" w:eastAsia="Times New Roman" w:hAnsi="Times New Roman" w:cs="Times New Roman"/>
          <w:color w:val="000000"/>
          <w:sz w:val="24"/>
          <w:szCs w:val="24"/>
        </w:rPr>
        <w:pPrChange w:id="79" w:author="mihir padechiya" w:date="2018-08-26T15:06:00Z">
          <w:pPr/>
        </w:pPrChange>
      </w:pPr>
      <w:ins w:id="80" w:author="mihir padechiya" w:date="2018-08-26T15:03:00Z">
        <w:r w:rsidRPr="000C64B5">
          <w:rPr>
            <w:rFonts w:ascii="Times New Roman" w:eastAsia="Times New Roman" w:hAnsi="Times New Roman" w:cs="Times New Roman"/>
            <w:color w:val="000000"/>
            <w:sz w:val="24"/>
            <w:szCs w:val="24"/>
          </w:rPr>
          <w:t>These are not tools.  These are the subjective determinations by the Advisor.  The Advisor listens to the Client’s situation, makes an initial assessment of what tools can help the Client, and attaches those documents to the email.</w:t>
        </w:r>
      </w:ins>
    </w:p>
    <w:p w14:paraId="6573DF7E" w14:textId="2F15D6A9" w:rsidR="000C64B5" w:rsidRPr="00FD7E20" w:rsidRDefault="000C64B5">
      <w:pPr>
        <w:pStyle w:val="ListParagraph"/>
        <w:numPr>
          <w:ilvl w:val="0"/>
          <w:numId w:val="24"/>
        </w:numPr>
        <w:rPr>
          <w:ins w:id="81" w:author="mihir padechiya" w:date="2018-08-26T15:03:00Z"/>
          <w:rFonts w:ascii="Times New Roman" w:eastAsia="Times New Roman" w:hAnsi="Times New Roman" w:cs="Times New Roman"/>
          <w:color w:val="000000"/>
          <w:sz w:val="24"/>
          <w:szCs w:val="24"/>
          <w:rPrChange w:id="82" w:author="mihir padechiya" w:date="2018-08-26T15:06:00Z">
            <w:rPr>
              <w:ins w:id="83" w:author="mihir padechiya" w:date="2018-08-26T15:03:00Z"/>
              <w:rFonts w:eastAsia="Times New Roman"/>
            </w:rPr>
          </w:rPrChange>
        </w:rPr>
        <w:pPrChange w:id="84" w:author="mihir padechiya" w:date="2018-08-26T15:06:00Z">
          <w:pPr/>
        </w:pPrChange>
      </w:pPr>
      <w:ins w:id="85" w:author="mihir padechiya" w:date="2018-08-26T15:03:00Z">
        <w:r w:rsidRPr="00FD7E20">
          <w:rPr>
            <w:rFonts w:ascii="Times New Roman" w:eastAsia="Times New Roman" w:hAnsi="Times New Roman" w:cs="Times New Roman"/>
            <w:color w:val="000000"/>
            <w:sz w:val="24"/>
            <w:szCs w:val="24"/>
            <w:rPrChange w:id="86" w:author="mihir padechiya" w:date="2018-08-26T15:06:00Z">
              <w:rPr>
                <w:rFonts w:eastAsia="Times New Roman"/>
              </w:rPr>
            </w:rPrChange>
          </w:rPr>
          <w:t>These tools will be sent manually by advisor along with follow up email or system should do it?  The Advisor will manually select which tools (documents) to attach to the email.</w:t>
        </w:r>
      </w:ins>
    </w:p>
    <w:p w14:paraId="47EAF4F1" w14:textId="76B1846F" w:rsidR="000C64B5" w:rsidRDefault="000C64B5">
      <w:pPr>
        <w:ind w:left="720"/>
        <w:rPr>
          <w:ins w:id="87" w:author="mihir padechiya" w:date="2018-08-26T15:03:00Z"/>
          <w:rFonts w:ascii="Times New Roman" w:eastAsia="Times New Roman" w:hAnsi="Times New Roman" w:cs="Times New Roman"/>
          <w:color w:val="000000"/>
          <w:sz w:val="24"/>
          <w:szCs w:val="24"/>
        </w:rPr>
        <w:pPrChange w:id="88" w:author="mihir padechiya" w:date="2018-08-26T15:07:00Z">
          <w:pPr/>
        </w:pPrChange>
      </w:pPr>
      <w:ins w:id="89" w:author="mihir padechiya" w:date="2018-08-26T15:03:00Z">
        <w:r w:rsidRPr="000C64B5">
          <w:rPr>
            <w:rFonts w:ascii="Times New Roman" w:eastAsia="Times New Roman" w:hAnsi="Times New Roman" w:cs="Times New Roman"/>
            <w:color w:val="000000"/>
            <w:sz w:val="24"/>
            <w:szCs w:val="24"/>
          </w:rPr>
          <w:t xml:space="preserve">Follow up email would be a templated text as shown below in “screenshot named – SBDC Online Client Intake Emailer” (please scroll at the end of this document to cull out the mentioned </w:t>
        </w:r>
      </w:ins>
      <w:ins w:id="90" w:author="mihir padechiya" w:date="2018-08-26T15:04:00Z">
        <w:r w:rsidR="006F0AD2" w:rsidRPr="000C64B5">
          <w:rPr>
            <w:rFonts w:ascii="Times New Roman" w:eastAsia="Times New Roman" w:hAnsi="Times New Roman" w:cs="Times New Roman"/>
            <w:color w:val="000000"/>
            <w:sz w:val="24"/>
            <w:szCs w:val="24"/>
          </w:rPr>
          <w:t>screenshot)</w:t>
        </w:r>
        <w:r w:rsidR="006F0AD2">
          <w:rPr>
            <w:rFonts w:ascii="Times New Roman" w:eastAsia="Times New Roman" w:hAnsi="Times New Roman" w:cs="Times New Roman"/>
            <w:color w:val="000000"/>
            <w:sz w:val="24"/>
            <w:szCs w:val="24"/>
          </w:rPr>
          <w:t xml:space="preserve"> This</w:t>
        </w:r>
      </w:ins>
      <w:ins w:id="91" w:author="mihir padechiya" w:date="2018-08-26T15:03:00Z">
        <w:r w:rsidRPr="000C64B5">
          <w:rPr>
            <w:rFonts w:ascii="Times New Roman" w:eastAsia="Times New Roman" w:hAnsi="Times New Roman" w:cs="Times New Roman"/>
            <w:color w:val="000000"/>
            <w:sz w:val="24"/>
            <w:szCs w:val="24"/>
          </w:rPr>
          <w:t xml:space="preserve"> is a prototype of what the screen could look like to the Advisor.  The Client and Regional Director would receive the text and attachment in their email inbox.</w:t>
        </w:r>
      </w:ins>
    </w:p>
    <w:p w14:paraId="7E3F6CEA" w14:textId="0EE92AD8" w:rsidR="009A4039" w:rsidRDefault="000509E3">
      <w:pPr>
        <w:ind w:left="720"/>
        <w:rPr>
          <w:ins w:id="92" w:author="mihir padechiya" w:date="2018-08-26T15:07:00Z"/>
          <w:rFonts w:ascii="Times New Roman" w:eastAsia="Times New Roman" w:hAnsi="Times New Roman" w:cs="Times New Roman"/>
          <w:color w:val="000000"/>
          <w:sz w:val="24"/>
          <w:szCs w:val="24"/>
        </w:rPr>
        <w:pPrChange w:id="93" w:author="mihir padechiya" w:date="2018-08-26T15:07:00Z">
          <w:pPr/>
        </w:pPrChange>
      </w:pPr>
      <w:del w:id="94" w:author="mihir padechiya" w:date="2018-08-26T15:07:00Z">
        <w:r w:rsidDel="009A4039">
          <w:rPr>
            <w:rFonts w:ascii="Times New Roman" w:eastAsia="Times New Roman" w:hAnsi="Times New Roman" w:cs="Times New Roman"/>
            <w:color w:val="000000"/>
            <w:sz w:val="24"/>
            <w:szCs w:val="24"/>
          </w:rPr>
          <w:lastRenderedPageBreak/>
          <w:delText xml:space="preserve">  </w:delText>
        </w:r>
      </w:del>
      <w:r w:rsidR="00F902B4">
        <w:rPr>
          <w:rFonts w:ascii="Times New Roman" w:eastAsia="Times New Roman" w:hAnsi="Times New Roman" w:cs="Times New Roman"/>
          <w:color w:val="000000"/>
          <w:sz w:val="24"/>
          <w:szCs w:val="24"/>
        </w:rPr>
        <w:t>At the same time the system</w:t>
      </w:r>
      <w:r w:rsidR="00AD25AB">
        <w:rPr>
          <w:rFonts w:ascii="Times New Roman" w:eastAsia="Times New Roman" w:hAnsi="Times New Roman" w:cs="Times New Roman"/>
          <w:color w:val="000000"/>
          <w:sz w:val="24"/>
          <w:szCs w:val="24"/>
        </w:rPr>
        <w:t xml:space="preserve"> also sends a blind copy</w:t>
      </w:r>
      <w:r>
        <w:rPr>
          <w:rFonts w:ascii="Times New Roman" w:eastAsia="Times New Roman" w:hAnsi="Times New Roman" w:cs="Times New Roman"/>
          <w:color w:val="000000"/>
          <w:sz w:val="24"/>
          <w:szCs w:val="24"/>
        </w:rPr>
        <w:t xml:space="preserve"> email (</w:t>
      </w:r>
      <w:r w:rsidR="000E2B24">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CC) to the appropriate Regional Di</w:t>
      </w:r>
      <w:r w:rsidR="00F902B4">
        <w:rPr>
          <w:rFonts w:ascii="Times New Roman" w:eastAsia="Times New Roman" w:hAnsi="Times New Roman" w:cs="Times New Roman"/>
          <w:color w:val="000000"/>
          <w:sz w:val="24"/>
          <w:szCs w:val="24"/>
        </w:rPr>
        <w:t xml:space="preserve">rector. </w:t>
      </w:r>
    </w:p>
    <w:p w14:paraId="0642E778" w14:textId="52525208" w:rsidR="006F0AD2" w:rsidRPr="009A4039" w:rsidRDefault="006F0AD2">
      <w:pPr>
        <w:pStyle w:val="ListParagraph"/>
        <w:numPr>
          <w:ilvl w:val="0"/>
          <w:numId w:val="24"/>
        </w:numPr>
        <w:rPr>
          <w:ins w:id="95" w:author="mihir padechiya" w:date="2018-08-26T15:04:00Z"/>
          <w:rFonts w:ascii="Times New Roman" w:eastAsia="Times New Roman" w:hAnsi="Times New Roman" w:cs="Times New Roman"/>
          <w:color w:val="000000"/>
          <w:sz w:val="24"/>
          <w:szCs w:val="24"/>
          <w:rPrChange w:id="96" w:author="mihir padechiya" w:date="2018-08-26T15:07:00Z">
            <w:rPr>
              <w:ins w:id="97" w:author="mihir padechiya" w:date="2018-08-26T15:04:00Z"/>
              <w:rFonts w:eastAsia="Times New Roman"/>
            </w:rPr>
          </w:rPrChange>
        </w:rPr>
        <w:pPrChange w:id="98" w:author="mihir padechiya" w:date="2018-08-26T15:07:00Z">
          <w:pPr/>
        </w:pPrChange>
      </w:pPr>
      <w:ins w:id="99" w:author="mihir padechiya" w:date="2018-08-26T15:04:00Z">
        <w:r w:rsidRPr="009A4039">
          <w:rPr>
            <w:rFonts w:ascii="Times New Roman" w:eastAsia="Times New Roman" w:hAnsi="Times New Roman" w:cs="Times New Roman"/>
            <w:color w:val="000000"/>
            <w:sz w:val="24"/>
            <w:szCs w:val="24"/>
            <w:rPrChange w:id="100" w:author="mihir padechiya" w:date="2018-08-26T15:07:00Z">
              <w:rPr>
                <w:rFonts w:eastAsia="Times New Roman"/>
              </w:rPr>
            </w:rPrChange>
          </w:rPr>
          <w:t xml:space="preserve"> Assumption: The email mentioned in previous point would be sent by system to appropriate Regional director in BCC?</w:t>
        </w:r>
      </w:ins>
    </w:p>
    <w:p w14:paraId="572BBB92" w14:textId="4FB68F81" w:rsidR="006F0AD2" w:rsidRDefault="006F0AD2">
      <w:pPr>
        <w:ind w:left="720"/>
        <w:rPr>
          <w:ins w:id="101" w:author="mihir padechiya" w:date="2018-08-26T15:04:00Z"/>
          <w:rFonts w:ascii="Times New Roman" w:eastAsia="Times New Roman" w:hAnsi="Times New Roman" w:cs="Times New Roman"/>
          <w:color w:val="000000"/>
          <w:sz w:val="24"/>
          <w:szCs w:val="24"/>
        </w:rPr>
        <w:pPrChange w:id="102" w:author="mihir padechiya" w:date="2018-08-26T15:07:00Z">
          <w:pPr/>
        </w:pPrChange>
      </w:pPr>
      <w:ins w:id="103" w:author="mihir padechiya" w:date="2018-08-26T15:04:00Z">
        <w:r w:rsidRPr="006F0AD2">
          <w:rPr>
            <w:rFonts w:ascii="Times New Roman" w:eastAsia="Times New Roman" w:hAnsi="Times New Roman" w:cs="Times New Roman"/>
            <w:color w:val="000000"/>
            <w:sz w:val="24"/>
            <w:szCs w:val="24"/>
          </w:rPr>
          <w:t>The system should have a look up table based on zip code of the Client.  For example, if the Client zip code is 13903, the system would determine that the email should go to Rochelle who is the Regional Director for Binghamton.  There are 22-23 Regional offices throughout the state.   Al may have some logic that does this already.  If not, the SBDC will provide you with the zip code to SBDC region cross reference.</w:t>
        </w:r>
      </w:ins>
    </w:p>
    <w:p w14:paraId="06D4E547" w14:textId="69F42B3D" w:rsidR="003A3ACC" w:rsidDel="00466CF7" w:rsidRDefault="00F902B4">
      <w:pPr>
        <w:ind w:left="720"/>
        <w:rPr>
          <w:del w:id="104" w:author="mihir padechiya" w:date="2018-08-26T15:04:00Z"/>
          <w:rFonts w:ascii="Times New Roman" w:eastAsia="Times New Roman" w:hAnsi="Times New Roman" w:cs="Times New Roman"/>
          <w:color w:val="000000"/>
          <w:sz w:val="24"/>
          <w:szCs w:val="24"/>
        </w:rPr>
        <w:pPrChange w:id="105" w:author="mihir padechiya" w:date="2018-08-26T15:07:00Z">
          <w:pPr/>
        </w:pPrChange>
      </w:pPr>
      <w:r>
        <w:rPr>
          <w:rFonts w:ascii="Times New Roman" w:eastAsia="Times New Roman" w:hAnsi="Times New Roman" w:cs="Times New Roman"/>
          <w:color w:val="000000"/>
          <w:sz w:val="24"/>
          <w:szCs w:val="24"/>
        </w:rPr>
        <w:t>The Advisor manually creates a new case</w:t>
      </w:r>
      <w:r w:rsidR="000509E3">
        <w:rPr>
          <w:rFonts w:ascii="Times New Roman" w:eastAsia="Times New Roman" w:hAnsi="Times New Roman" w:cs="Times New Roman"/>
          <w:color w:val="000000"/>
          <w:sz w:val="24"/>
          <w:szCs w:val="24"/>
        </w:rPr>
        <w:t xml:space="preserve"> record in MQS. </w:t>
      </w:r>
      <w:del w:id="106" w:author="mihir padechiya" w:date="2019-04-21T11:13:00Z">
        <w:r w:rsidR="000509E3" w:rsidDel="009C2493">
          <w:rPr>
            <w:rFonts w:ascii="Times New Roman" w:eastAsia="Times New Roman" w:hAnsi="Times New Roman" w:cs="Times New Roman"/>
            <w:color w:val="000000"/>
            <w:sz w:val="24"/>
            <w:szCs w:val="24"/>
          </w:rPr>
          <w:delText xml:space="preserve"> </w:delText>
        </w:r>
      </w:del>
      <w:r w:rsidR="00632140">
        <w:rPr>
          <w:rFonts w:ascii="Times New Roman" w:eastAsia="Times New Roman" w:hAnsi="Times New Roman" w:cs="Times New Roman"/>
          <w:color w:val="000000"/>
          <w:sz w:val="24"/>
          <w:szCs w:val="24"/>
        </w:rPr>
        <w:t xml:space="preserve">The </w:t>
      </w:r>
      <w:r w:rsidR="00047252">
        <w:rPr>
          <w:rFonts w:ascii="Times New Roman" w:eastAsia="Times New Roman" w:hAnsi="Times New Roman" w:cs="Times New Roman"/>
          <w:color w:val="000000"/>
          <w:sz w:val="24"/>
          <w:szCs w:val="24"/>
        </w:rPr>
        <w:t xml:space="preserve">Regional Director </w:t>
      </w:r>
      <w:r w:rsidR="00632140">
        <w:rPr>
          <w:rFonts w:ascii="Times New Roman" w:eastAsia="Times New Roman" w:hAnsi="Times New Roman" w:cs="Times New Roman"/>
          <w:color w:val="000000"/>
          <w:sz w:val="24"/>
          <w:szCs w:val="24"/>
        </w:rPr>
        <w:t>follows the existing procedures at this point.</w:t>
      </w:r>
      <w:r w:rsidR="000509E3">
        <w:rPr>
          <w:rFonts w:ascii="Times New Roman" w:eastAsia="Times New Roman" w:hAnsi="Times New Roman" w:cs="Times New Roman"/>
          <w:color w:val="000000"/>
          <w:sz w:val="24"/>
          <w:szCs w:val="24"/>
        </w:rPr>
        <w:t xml:space="preserve"> </w:t>
      </w:r>
    </w:p>
    <w:p w14:paraId="306C7F21" w14:textId="77777777" w:rsidR="008D22F3" w:rsidRDefault="008D22F3">
      <w:pPr>
        <w:ind w:left="720"/>
        <w:rPr>
          <w:rFonts w:ascii="Times New Roman" w:eastAsia="Times New Roman" w:hAnsi="Times New Roman" w:cs="Times New Roman"/>
          <w:color w:val="000000"/>
          <w:sz w:val="24"/>
          <w:szCs w:val="24"/>
        </w:rPr>
        <w:pPrChange w:id="107" w:author="mihir padechiya" w:date="2018-08-26T15:07:00Z">
          <w:pPr/>
        </w:pPrChange>
      </w:pPr>
    </w:p>
    <w:p w14:paraId="4D55E084" w14:textId="77777777" w:rsidR="008D22F3" w:rsidRPr="00421451" w:rsidDel="0030298B" w:rsidRDefault="008D22F3" w:rsidP="003A3ACC">
      <w:pPr>
        <w:rPr>
          <w:del w:id="108" w:author="mihir padechiya" w:date="2018-08-26T15:08:00Z"/>
          <w:rFonts w:ascii="Times New Roman" w:eastAsia="Times New Roman" w:hAnsi="Times New Roman" w:cs="Times New Roman"/>
          <w:b/>
          <w:color w:val="000000"/>
          <w:sz w:val="24"/>
          <w:szCs w:val="24"/>
          <w:rPrChange w:id="109" w:author="mihir padechiya" w:date="2018-08-26T15:08:00Z">
            <w:rPr>
              <w:del w:id="110" w:author="mihir padechiya" w:date="2018-08-26T15:08:00Z"/>
              <w:rFonts w:ascii="Times New Roman" w:eastAsia="Times New Roman" w:hAnsi="Times New Roman" w:cs="Times New Roman"/>
              <w:color w:val="000000"/>
              <w:sz w:val="24"/>
              <w:szCs w:val="24"/>
            </w:rPr>
          </w:rPrChange>
        </w:rPr>
      </w:pPr>
      <w:r w:rsidRPr="00421451">
        <w:rPr>
          <w:rFonts w:ascii="Times New Roman" w:eastAsia="Times New Roman" w:hAnsi="Times New Roman" w:cs="Times New Roman"/>
          <w:b/>
          <w:color w:val="000000"/>
          <w:sz w:val="24"/>
          <w:szCs w:val="24"/>
          <w:rPrChange w:id="111" w:author="mihir padechiya" w:date="2018-08-26T15:08:00Z">
            <w:rPr>
              <w:rFonts w:ascii="Times New Roman" w:eastAsia="Times New Roman" w:hAnsi="Times New Roman" w:cs="Times New Roman"/>
              <w:color w:val="000000"/>
              <w:sz w:val="24"/>
              <w:szCs w:val="24"/>
            </w:rPr>
          </w:rPrChange>
        </w:rPr>
        <w:t>The new process flow is depicted in the flow chart below.</w:t>
      </w:r>
    </w:p>
    <w:p w14:paraId="72930563" w14:textId="77777777" w:rsidR="00647D9E" w:rsidRDefault="00647D9E" w:rsidP="003A3ACC">
      <w:pPr>
        <w:rPr>
          <w:rFonts w:ascii="Times New Roman" w:eastAsia="Times New Roman" w:hAnsi="Times New Roman" w:cs="Times New Roman"/>
          <w:color w:val="000000"/>
          <w:sz w:val="24"/>
          <w:szCs w:val="24"/>
        </w:rPr>
      </w:pPr>
    </w:p>
    <w:p w14:paraId="0D429437" w14:textId="77777777" w:rsidR="00647D9E" w:rsidRDefault="00632140" w:rsidP="003A3ACC">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C14413C" wp14:editId="1017868C">
            <wp:extent cx="5943600" cy="5835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rocessflow3.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35015"/>
                    </a:xfrm>
                    <a:prstGeom prst="rect">
                      <a:avLst/>
                    </a:prstGeom>
                  </pic:spPr>
                </pic:pic>
              </a:graphicData>
            </a:graphic>
          </wp:inline>
        </w:drawing>
      </w:r>
    </w:p>
    <w:p w14:paraId="4E3CAF29" w14:textId="77777777" w:rsidR="003A3ACC" w:rsidRDefault="003A3ACC" w:rsidP="003A3ACC">
      <w:pPr>
        <w:rPr>
          <w:rFonts w:ascii="Times New Roman" w:eastAsia="Times New Roman" w:hAnsi="Times New Roman" w:cs="Times New Roman"/>
          <w:color w:val="000000"/>
          <w:sz w:val="24"/>
          <w:szCs w:val="24"/>
        </w:rPr>
      </w:pPr>
    </w:p>
    <w:p w14:paraId="0918A60B" w14:textId="77777777" w:rsidR="003A3ACC" w:rsidRDefault="003A3ACC" w:rsidP="003A3ACC"/>
    <w:p w14:paraId="11A6A7ED" w14:textId="77777777" w:rsidR="003A3ACC" w:rsidRPr="003A3ACC" w:rsidRDefault="003A3ACC" w:rsidP="003A3ACC"/>
    <w:p w14:paraId="4184DDDA" w14:textId="77777777" w:rsidR="00432EE1" w:rsidRPr="008D22F3" w:rsidRDefault="002E334A" w:rsidP="009B5A48">
      <w:pPr>
        <w:pStyle w:val="Heading1"/>
      </w:pPr>
      <w:bookmarkStart w:id="112" w:name="_Toc517442240"/>
      <w:r w:rsidRPr="008D22F3">
        <w:t>RELATIONSHIP to mqs</w:t>
      </w:r>
      <w:bookmarkEnd w:id="112"/>
    </w:p>
    <w:p w14:paraId="213FDB39" w14:textId="77777777" w:rsidR="00386C56" w:rsidRDefault="005B12FF"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RTCI will have no technical relationship to MQS.  </w:t>
      </w:r>
      <w:r w:rsidR="00305374">
        <w:rPr>
          <w:rFonts w:ascii="Times New Roman" w:eastAsia="Times New Roman" w:hAnsi="Times New Roman" w:cs="Times New Roman"/>
          <w:color w:val="000000"/>
          <w:sz w:val="24"/>
          <w:szCs w:val="24"/>
        </w:rPr>
        <w:t>The MQS system is the NY</w:t>
      </w:r>
      <w:r w:rsidR="00386C56">
        <w:rPr>
          <w:rFonts w:ascii="Times New Roman" w:eastAsia="Times New Roman" w:hAnsi="Times New Roman" w:cs="Times New Roman"/>
          <w:color w:val="000000"/>
          <w:sz w:val="24"/>
          <w:szCs w:val="24"/>
        </w:rPr>
        <w:t>S</w:t>
      </w:r>
      <w:r w:rsidR="002F7102">
        <w:rPr>
          <w:rFonts w:ascii="Times New Roman" w:eastAsia="Times New Roman" w:hAnsi="Times New Roman" w:cs="Times New Roman"/>
          <w:color w:val="000000"/>
          <w:sz w:val="24"/>
          <w:szCs w:val="24"/>
        </w:rPr>
        <w:t>SBDC C</w:t>
      </w:r>
      <w:r w:rsidR="00305374">
        <w:rPr>
          <w:rFonts w:ascii="Times New Roman" w:eastAsia="Times New Roman" w:hAnsi="Times New Roman" w:cs="Times New Roman"/>
          <w:color w:val="000000"/>
          <w:sz w:val="24"/>
          <w:szCs w:val="24"/>
        </w:rPr>
        <w:t xml:space="preserve">lient relationship management tool.   It is software based with a browser user interface.  </w:t>
      </w:r>
      <w:r w:rsidR="00085B72">
        <w:rPr>
          <w:rFonts w:ascii="Times New Roman" w:eastAsia="Times New Roman" w:hAnsi="Times New Roman" w:cs="Times New Roman"/>
          <w:color w:val="000000"/>
          <w:sz w:val="24"/>
          <w:szCs w:val="24"/>
        </w:rPr>
        <w:t>It uses Micros</w:t>
      </w:r>
      <w:r w:rsidR="00305374">
        <w:rPr>
          <w:rFonts w:ascii="Times New Roman" w:eastAsia="Times New Roman" w:hAnsi="Times New Roman" w:cs="Times New Roman"/>
          <w:color w:val="000000"/>
          <w:sz w:val="24"/>
          <w:szCs w:val="24"/>
        </w:rPr>
        <w:t>oft Active Server P</w:t>
      </w:r>
      <w:r w:rsidR="00085B72">
        <w:rPr>
          <w:rFonts w:ascii="Times New Roman" w:eastAsia="Times New Roman" w:hAnsi="Times New Roman" w:cs="Times New Roman"/>
          <w:color w:val="000000"/>
          <w:sz w:val="24"/>
          <w:szCs w:val="24"/>
        </w:rPr>
        <w:t>ages (.</w:t>
      </w:r>
      <w:proofErr w:type="spellStart"/>
      <w:r w:rsidR="00085B72">
        <w:rPr>
          <w:rFonts w:ascii="Times New Roman" w:eastAsia="Times New Roman" w:hAnsi="Times New Roman" w:cs="Times New Roman"/>
          <w:color w:val="000000"/>
          <w:sz w:val="24"/>
          <w:szCs w:val="24"/>
        </w:rPr>
        <w:t>aspx</w:t>
      </w:r>
      <w:proofErr w:type="spellEnd"/>
      <w:r w:rsidR="00085B72">
        <w:rPr>
          <w:rFonts w:ascii="Times New Roman" w:eastAsia="Times New Roman" w:hAnsi="Times New Roman" w:cs="Times New Roman"/>
          <w:color w:val="000000"/>
          <w:sz w:val="24"/>
          <w:szCs w:val="24"/>
        </w:rPr>
        <w:t>), runs on the Micros</w:t>
      </w:r>
      <w:r w:rsidR="00305374">
        <w:rPr>
          <w:rFonts w:ascii="Times New Roman" w:eastAsia="Times New Roman" w:hAnsi="Times New Roman" w:cs="Times New Roman"/>
          <w:color w:val="000000"/>
          <w:sz w:val="24"/>
          <w:szCs w:val="24"/>
        </w:rPr>
        <w:t>of</w:t>
      </w:r>
      <w:r w:rsidR="00085B72">
        <w:rPr>
          <w:rFonts w:ascii="Times New Roman" w:eastAsia="Times New Roman" w:hAnsi="Times New Roman" w:cs="Times New Roman"/>
          <w:color w:val="000000"/>
          <w:sz w:val="24"/>
          <w:szCs w:val="24"/>
        </w:rPr>
        <w:t>t IIS webserver, and uses Micros</w:t>
      </w:r>
      <w:r w:rsidR="00305374">
        <w:rPr>
          <w:rFonts w:ascii="Times New Roman" w:eastAsia="Times New Roman" w:hAnsi="Times New Roman" w:cs="Times New Roman"/>
          <w:color w:val="000000"/>
          <w:sz w:val="24"/>
          <w:szCs w:val="24"/>
        </w:rPr>
        <w:t xml:space="preserve">oft SQL for the database.  It is used to capture inquiries, create </w:t>
      </w:r>
      <w:r w:rsidR="002F7102">
        <w:rPr>
          <w:rFonts w:ascii="Times New Roman" w:eastAsia="Times New Roman" w:hAnsi="Times New Roman" w:cs="Times New Roman"/>
          <w:color w:val="000000"/>
          <w:sz w:val="24"/>
          <w:szCs w:val="24"/>
        </w:rPr>
        <w:t>cases with C</w:t>
      </w:r>
      <w:r w:rsidR="00305374">
        <w:rPr>
          <w:rFonts w:ascii="Times New Roman" w:eastAsia="Times New Roman" w:hAnsi="Times New Roman" w:cs="Times New Roman"/>
          <w:color w:val="000000"/>
          <w:sz w:val="24"/>
          <w:szCs w:val="24"/>
        </w:rPr>
        <w:t xml:space="preserve">lient profiles with a </w:t>
      </w:r>
      <w:r w:rsidR="00305374">
        <w:rPr>
          <w:rFonts w:ascii="Times New Roman" w:eastAsia="Times New Roman" w:hAnsi="Times New Roman" w:cs="Times New Roman"/>
          <w:color w:val="000000"/>
          <w:sz w:val="24"/>
          <w:szCs w:val="24"/>
        </w:rPr>
        <w:lastRenderedPageBreak/>
        <w:t xml:space="preserve">system generated </w:t>
      </w:r>
      <w:r w:rsidR="00386C56">
        <w:rPr>
          <w:rFonts w:ascii="Times New Roman" w:eastAsia="Times New Roman" w:hAnsi="Times New Roman" w:cs="Times New Roman"/>
          <w:color w:val="000000"/>
          <w:sz w:val="24"/>
          <w:szCs w:val="24"/>
        </w:rPr>
        <w:t xml:space="preserve">unique </w:t>
      </w:r>
      <w:r w:rsidR="002F7102">
        <w:rPr>
          <w:rFonts w:ascii="Times New Roman" w:eastAsia="Times New Roman" w:hAnsi="Times New Roman" w:cs="Times New Roman"/>
          <w:color w:val="000000"/>
          <w:sz w:val="24"/>
          <w:szCs w:val="24"/>
        </w:rPr>
        <w:t>C</w:t>
      </w:r>
      <w:r w:rsidR="00305374">
        <w:rPr>
          <w:rFonts w:ascii="Times New Roman" w:eastAsia="Times New Roman" w:hAnsi="Times New Roman" w:cs="Times New Roman"/>
          <w:color w:val="000000"/>
          <w:sz w:val="24"/>
          <w:szCs w:val="24"/>
        </w:rPr>
        <w:t xml:space="preserve">lient number,  uses narratives to document all </w:t>
      </w:r>
      <w:r w:rsidR="002F7102">
        <w:rPr>
          <w:rFonts w:ascii="Times New Roman" w:eastAsia="Times New Roman" w:hAnsi="Times New Roman" w:cs="Times New Roman"/>
          <w:color w:val="000000"/>
          <w:sz w:val="24"/>
          <w:szCs w:val="24"/>
        </w:rPr>
        <w:t>C</w:t>
      </w:r>
      <w:r w:rsidR="00305374">
        <w:rPr>
          <w:rFonts w:ascii="Times New Roman" w:eastAsia="Times New Roman" w:hAnsi="Times New Roman" w:cs="Times New Roman"/>
          <w:color w:val="000000"/>
          <w:sz w:val="24"/>
          <w:szCs w:val="24"/>
        </w:rPr>
        <w:t>lient contact</w:t>
      </w:r>
      <w:r w:rsidR="00386C56">
        <w:rPr>
          <w:rFonts w:ascii="Times New Roman" w:eastAsia="Times New Roman" w:hAnsi="Times New Roman" w:cs="Times New Roman"/>
          <w:color w:val="000000"/>
          <w:sz w:val="24"/>
          <w:szCs w:val="24"/>
        </w:rPr>
        <w:t xml:space="preserve"> (date stamped)</w:t>
      </w:r>
      <w:r w:rsidR="00305374">
        <w:rPr>
          <w:rFonts w:ascii="Times New Roman" w:eastAsia="Times New Roman" w:hAnsi="Times New Roman" w:cs="Times New Roman"/>
          <w:color w:val="000000"/>
          <w:sz w:val="24"/>
          <w:szCs w:val="24"/>
        </w:rPr>
        <w:t>,</w:t>
      </w:r>
      <w:r w:rsidR="00386C56">
        <w:rPr>
          <w:rFonts w:ascii="Times New Roman" w:eastAsia="Times New Roman" w:hAnsi="Times New Roman" w:cs="Times New Roman"/>
          <w:color w:val="000000"/>
          <w:sz w:val="24"/>
          <w:szCs w:val="24"/>
        </w:rPr>
        <w:t xml:space="preserve">  captures Advisor time spent on professional development as well as center specific projects,  acts as a portal to external forms and documents, and provides robust client, Advisor, Center reporting.</w:t>
      </w:r>
    </w:p>
    <w:p w14:paraId="29C9EA2F" w14:textId="77777777" w:rsidR="00386C56" w:rsidRDefault="00386C56"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screen captu</w:t>
      </w:r>
      <w:r w:rsidR="00665550">
        <w:rPr>
          <w:rFonts w:ascii="Times New Roman" w:eastAsia="Times New Roman" w:hAnsi="Times New Roman" w:cs="Times New Roman"/>
          <w:color w:val="000000"/>
          <w:sz w:val="24"/>
          <w:szCs w:val="24"/>
        </w:rPr>
        <w:t>re of the landing page when an A</w:t>
      </w:r>
      <w:r>
        <w:rPr>
          <w:rFonts w:ascii="Times New Roman" w:eastAsia="Times New Roman" w:hAnsi="Times New Roman" w:cs="Times New Roman"/>
          <w:color w:val="000000"/>
          <w:sz w:val="24"/>
          <w:szCs w:val="24"/>
        </w:rPr>
        <w:t>dvisor logs in:</w:t>
      </w:r>
    </w:p>
    <w:p w14:paraId="4229C3B2" w14:textId="77777777" w:rsidR="00386C56" w:rsidRDefault="00665550" w:rsidP="00305374">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19163FA" wp14:editId="71B553B8">
            <wp:extent cx="5931535" cy="4138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4138930"/>
                    </a:xfrm>
                    <a:prstGeom prst="rect">
                      <a:avLst/>
                    </a:prstGeom>
                    <a:noFill/>
                    <a:ln>
                      <a:noFill/>
                    </a:ln>
                  </pic:spPr>
                </pic:pic>
              </a:graphicData>
            </a:graphic>
          </wp:inline>
        </w:drawing>
      </w:r>
    </w:p>
    <w:p w14:paraId="57456D76" w14:textId="77777777" w:rsidR="002E334A" w:rsidRDefault="00386C56" w:rsidP="003053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05374">
        <w:rPr>
          <w:rFonts w:ascii="Times New Roman" w:eastAsia="Times New Roman" w:hAnsi="Times New Roman" w:cs="Times New Roman"/>
          <w:color w:val="000000"/>
          <w:sz w:val="24"/>
          <w:szCs w:val="24"/>
        </w:rPr>
        <w:t xml:space="preserve">  </w:t>
      </w:r>
    </w:p>
    <w:p w14:paraId="1D8533FE" w14:textId="67909F87" w:rsidR="003A3ACC" w:rsidRPr="0030298B" w:rsidDel="003854B4" w:rsidRDefault="00665550">
      <w:pPr>
        <w:pStyle w:val="ListParagraph"/>
        <w:numPr>
          <w:ilvl w:val="0"/>
          <w:numId w:val="25"/>
        </w:numPr>
        <w:rPr>
          <w:del w:id="113" w:author="mihir padechiya" w:date="2018-08-26T15:08:00Z"/>
          <w:rFonts w:ascii="Times New Roman" w:eastAsia="Times New Roman" w:hAnsi="Times New Roman" w:cs="Times New Roman"/>
          <w:color w:val="000000"/>
          <w:sz w:val="24"/>
          <w:szCs w:val="24"/>
          <w:rPrChange w:id="114" w:author="mihir padechiya" w:date="2018-08-26T15:08:00Z">
            <w:rPr>
              <w:del w:id="115" w:author="mihir padechiya" w:date="2018-08-26T15:08:00Z"/>
              <w:rFonts w:eastAsia="Times New Roman"/>
            </w:rPr>
          </w:rPrChange>
        </w:rPr>
        <w:pPrChange w:id="116" w:author="mihir padechiya" w:date="2018-08-26T15:08:00Z">
          <w:pPr/>
        </w:pPrChange>
      </w:pPr>
      <w:proofErr w:type="gramStart"/>
      <w:r w:rsidRPr="0030298B">
        <w:rPr>
          <w:rFonts w:ascii="Times New Roman" w:eastAsia="Times New Roman" w:hAnsi="Times New Roman" w:cs="Times New Roman"/>
          <w:color w:val="000000"/>
          <w:sz w:val="24"/>
          <w:szCs w:val="24"/>
          <w:rPrChange w:id="117" w:author="mihir padechiya" w:date="2018-08-26T15:08:00Z">
            <w:rPr>
              <w:rFonts w:eastAsia="Times New Roman"/>
            </w:rPr>
          </w:rPrChange>
        </w:rPr>
        <w:t>All of</w:t>
      </w:r>
      <w:proofErr w:type="gramEnd"/>
      <w:r w:rsidRPr="0030298B">
        <w:rPr>
          <w:rFonts w:ascii="Times New Roman" w:eastAsia="Times New Roman" w:hAnsi="Times New Roman" w:cs="Times New Roman"/>
          <w:color w:val="000000"/>
          <w:sz w:val="24"/>
          <w:szCs w:val="24"/>
          <w:rPrChange w:id="118" w:author="mihir padechiya" w:date="2018-08-26T15:08:00Z">
            <w:rPr>
              <w:rFonts w:eastAsia="Times New Roman"/>
            </w:rPr>
          </w:rPrChange>
        </w:rPr>
        <w:t xml:space="preserve"> the current functionality of MQS remains the same with the new additional process flow.</w:t>
      </w:r>
      <w:ins w:id="119" w:author="mihir padechiya" w:date="2018-08-26T15:08:00Z">
        <w:r w:rsidR="003854B4">
          <w:rPr>
            <w:rFonts w:ascii="Times New Roman" w:eastAsia="Times New Roman" w:hAnsi="Times New Roman" w:cs="Times New Roman"/>
            <w:color w:val="000000"/>
            <w:sz w:val="24"/>
            <w:szCs w:val="24"/>
          </w:rPr>
          <w:t xml:space="preserve"> </w:t>
        </w:r>
      </w:ins>
    </w:p>
    <w:p w14:paraId="1A284EDF" w14:textId="5E0411D5" w:rsidR="00624C61" w:rsidRPr="00EB38E7" w:rsidDel="003854B4" w:rsidRDefault="00624C61">
      <w:pPr>
        <w:pStyle w:val="ListParagraph"/>
        <w:numPr>
          <w:ilvl w:val="0"/>
          <w:numId w:val="25"/>
        </w:numPr>
        <w:rPr>
          <w:del w:id="120" w:author="mihir padechiya" w:date="2018-08-26T15:08:00Z"/>
          <w:rFonts w:ascii="Times New Roman" w:eastAsia="Times New Roman" w:hAnsi="Times New Roman" w:cs="Times New Roman"/>
          <w:color w:val="000000"/>
          <w:sz w:val="24"/>
          <w:szCs w:val="24"/>
          <w:highlight w:val="yellow"/>
          <w:rPrChange w:id="121" w:author="mihir padechiya" w:date="2019-04-21T12:35:00Z">
            <w:rPr>
              <w:del w:id="122" w:author="mihir padechiya" w:date="2018-08-26T15:08:00Z"/>
              <w:rFonts w:eastAsia="Times New Roman"/>
            </w:rPr>
          </w:rPrChange>
        </w:rPr>
        <w:pPrChange w:id="123" w:author="mihir padechiya" w:date="2018-08-26T15:08:00Z">
          <w:pPr/>
        </w:pPrChange>
      </w:pPr>
      <w:r w:rsidRPr="00EB38E7">
        <w:rPr>
          <w:rFonts w:ascii="Times New Roman" w:eastAsia="Times New Roman" w:hAnsi="Times New Roman" w:cs="Times New Roman"/>
          <w:color w:val="000000"/>
          <w:sz w:val="24"/>
          <w:szCs w:val="24"/>
          <w:highlight w:val="yellow"/>
          <w:rPrChange w:id="124" w:author="mihir padechiya" w:date="2019-04-21T12:35:00Z">
            <w:rPr>
              <w:rFonts w:eastAsia="Times New Roman"/>
            </w:rPr>
          </w:rPrChange>
        </w:rPr>
        <w:t xml:space="preserve">The </w:t>
      </w:r>
      <w:proofErr w:type="spellStart"/>
      <w:r w:rsidRPr="00EB38E7">
        <w:rPr>
          <w:rFonts w:ascii="Times New Roman" w:eastAsia="Times New Roman" w:hAnsi="Times New Roman" w:cs="Times New Roman"/>
          <w:color w:val="000000"/>
          <w:sz w:val="24"/>
          <w:szCs w:val="24"/>
          <w:highlight w:val="yellow"/>
          <w:rPrChange w:id="125" w:author="mihir padechiya" w:date="2019-04-21T12:35:00Z">
            <w:rPr>
              <w:rFonts w:eastAsia="Times New Roman"/>
            </w:rPr>
          </w:rPrChange>
        </w:rPr>
        <w:t>MicroSoft</w:t>
      </w:r>
      <w:proofErr w:type="spellEnd"/>
      <w:r w:rsidRPr="00EB38E7">
        <w:rPr>
          <w:rFonts w:ascii="Times New Roman" w:eastAsia="Times New Roman" w:hAnsi="Times New Roman" w:cs="Times New Roman"/>
          <w:color w:val="000000"/>
          <w:sz w:val="24"/>
          <w:szCs w:val="24"/>
          <w:highlight w:val="yellow"/>
          <w:rPrChange w:id="126" w:author="mihir padechiya" w:date="2019-04-21T12:35:00Z">
            <w:rPr>
              <w:rFonts w:eastAsia="Times New Roman"/>
            </w:rPr>
          </w:rPrChange>
        </w:rPr>
        <w:t xml:space="preserve"> .Net framework (IIS, .</w:t>
      </w:r>
      <w:proofErr w:type="spellStart"/>
      <w:r w:rsidRPr="00EB38E7">
        <w:rPr>
          <w:rFonts w:ascii="Times New Roman" w:eastAsia="Times New Roman" w:hAnsi="Times New Roman" w:cs="Times New Roman"/>
          <w:color w:val="000000"/>
          <w:sz w:val="24"/>
          <w:szCs w:val="24"/>
          <w:highlight w:val="yellow"/>
          <w:rPrChange w:id="127" w:author="mihir padechiya" w:date="2019-04-21T12:35:00Z">
            <w:rPr>
              <w:rFonts w:eastAsia="Times New Roman"/>
            </w:rPr>
          </w:rPrChange>
        </w:rPr>
        <w:t>aspx</w:t>
      </w:r>
      <w:proofErr w:type="spellEnd"/>
      <w:r w:rsidRPr="00EB38E7">
        <w:rPr>
          <w:rFonts w:ascii="Times New Roman" w:eastAsia="Times New Roman" w:hAnsi="Times New Roman" w:cs="Times New Roman"/>
          <w:color w:val="000000"/>
          <w:sz w:val="24"/>
          <w:szCs w:val="24"/>
          <w:highlight w:val="yellow"/>
          <w:rPrChange w:id="128" w:author="mihir padechiya" w:date="2019-04-21T12:35:00Z">
            <w:rPr>
              <w:rFonts w:eastAsia="Times New Roman"/>
            </w:rPr>
          </w:rPrChange>
        </w:rPr>
        <w:t xml:space="preserve">, MS </w:t>
      </w:r>
      <w:proofErr w:type="spellStart"/>
      <w:r w:rsidRPr="00EB38E7">
        <w:rPr>
          <w:rFonts w:ascii="Times New Roman" w:eastAsia="Times New Roman" w:hAnsi="Times New Roman" w:cs="Times New Roman"/>
          <w:color w:val="000000"/>
          <w:sz w:val="24"/>
          <w:szCs w:val="24"/>
          <w:highlight w:val="yellow"/>
          <w:rPrChange w:id="129" w:author="mihir padechiya" w:date="2019-04-21T12:35:00Z">
            <w:rPr>
              <w:rFonts w:eastAsia="Times New Roman"/>
            </w:rPr>
          </w:rPrChange>
        </w:rPr>
        <w:t>Sqlserver</w:t>
      </w:r>
      <w:proofErr w:type="spellEnd"/>
      <w:r w:rsidRPr="00EB38E7">
        <w:rPr>
          <w:rFonts w:ascii="Times New Roman" w:eastAsia="Times New Roman" w:hAnsi="Times New Roman" w:cs="Times New Roman"/>
          <w:color w:val="000000"/>
          <w:sz w:val="24"/>
          <w:szCs w:val="24"/>
          <w:highlight w:val="yellow"/>
          <w:rPrChange w:id="130" w:author="mihir padechiya" w:date="2019-04-21T12:35:00Z">
            <w:rPr>
              <w:rFonts w:eastAsia="Times New Roman"/>
            </w:rPr>
          </w:rPrChange>
        </w:rPr>
        <w:t>) will be used to create RTCI.</w:t>
      </w:r>
      <w:ins w:id="131" w:author="mihir padechiya" w:date="2018-08-26T15:08:00Z">
        <w:r w:rsidR="003854B4" w:rsidRPr="00EB38E7">
          <w:rPr>
            <w:rFonts w:ascii="Times New Roman" w:eastAsia="Times New Roman" w:hAnsi="Times New Roman" w:cs="Times New Roman"/>
            <w:color w:val="000000"/>
            <w:sz w:val="24"/>
            <w:szCs w:val="24"/>
            <w:highlight w:val="yellow"/>
            <w:rPrChange w:id="132" w:author="mihir padechiya" w:date="2019-04-21T12:35:00Z">
              <w:rPr>
                <w:rFonts w:ascii="Times New Roman" w:eastAsia="Times New Roman" w:hAnsi="Times New Roman" w:cs="Times New Roman"/>
                <w:color w:val="000000"/>
                <w:sz w:val="24"/>
                <w:szCs w:val="24"/>
              </w:rPr>
            </w:rPrChange>
          </w:rPr>
          <w:t xml:space="preserve"> </w:t>
        </w:r>
      </w:ins>
    </w:p>
    <w:p w14:paraId="17669250" w14:textId="77777777" w:rsidR="00665550" w:rsidRPr="00EB38E7" w:rsidRDefault="00665550">
      <w:pPr>
        <w:pStyle w:val="ListParagraph"/>
        <w:numPr>
          <w:ilvl w:val="0"/>
          <w:numId w:val="25"/>
        </w:numPr>
        <w:rPr>
          <w:rFonts w:ascii="Times New Roman" w:eastAsia="Times New Roman" w:hAnsi="Times New Roman" w:cs="Times New Roman"/>
          <w:color w:val="000000"/>
          <w:sz w:val="24"/>
          <w:szCs w:val="24"/>
          <w:highlight w:val="yellow"/>
          <w:rPrChange w:id="133" w:author="mihir padechiya" w:date="2019-04-21T12:35:00Z">
            <w:rPr>
              <w:rFonts w:eastAsia="Times New Roman"/>
            </w:rPr>
          </w:rPrChange>
        </w:rPr>
        <w:pPrChange w:id="134" w:author="mihir padechiya" w:date="2018-08-26T15:08:00Z">
          <w:pPr/>
        </w:pPrChange>
      </w:pPr>
      <w:r w:rsidRPr="00EB38E7">
        <w:rPr>
          <w:rFonts w:ascii="Times New Roman" w:eastAsia="Times New Roman" w:hAnsi="Times New Roman" w:cs="Times New Roman"/>
          <w:color w:val="000000"/>
          <w:sz w:val="24"/>
          <w:szCs w:val="24"/>
          <w:highlight w:val="yellow"/>
          <w:rPrChange w:id="135" w:author="mihir padechiya" w:date="2019-04-21T12:35:00Z">
            <w:rPr>
              <w:rFonts w:eastAsia="Times New Roman"/>
            </w:rPr>
          </w:rPrChange>
        </w:rPr>
        <w:t>The code, server location, and database for RTCI will be external to MQS.</w:t>
      </w:r>
    </w:p>
    <w:p w14:paraId="6BC7C7DD" w14:textId="6A4B55EE" w:rsidR="008270EB" w:rsidRPr="00CA69A2" w:rsidRDefault="00E967ED">
      <w:pPr>
        <w:ind w:left="720"/>
        <w:rPr>
          <w:ins w:id="136" w:author="mihir padechiya" w:date="2018-08-29T15:51:00Z"/>
          <w:rFonts w:ascii="Times New Roman" w:eastAsia="Times New Roman" w:hAnsi="Times New Roman" w:cs="Times New Roman"/>
          <w:color w:val="000000"/>
          <w:sz w:val="24"/>
          <w:szCs w:val="24"/>
        </w:rPr>
      </w:pPr>
      <w:r w:rsidRPr="00EB38E7">
        <w:rPr>
          <w:rFonts w:ascii="Times New Roman" w:eastAsia="Times New Roman" w:hAnsi="Times New Roman" w:cs="Times New Roman"/>
          <w:color w:val="000000"/>
          <w:sz w:val="24"/>
          <w:szCs w:val="24"/>
          <w:highlight w:val="yellow"/>
          <w:rPrChange w:id="137" w:author="mihir padechiya" w:date="2019-04-21T12:35:00Z">
            <w:rPr>
              <w:rFonts w:ascii="Times New Roman" w:eastAsia="Times New Roman" w:hAnsi="Times New Roman" w:cs="Times New Roman"/>
              <w:color w:val="000000"/>
              <w:sz w:val="24"/>
              <w:szCs w:val="24"/>
            </w:rPr>
          </w:rPrChange>
        </w:rPr>
        <w:t>RTCI will capture this information in a database with one to many records for text chats</w:t>
      </w:r>
      <w:r w:rsidRPr="00CA69A2">
        <w:rPr>
          <w:rFonts w:ascii="Times New Roman" w:eastAsia="Times New Roman" w:hAnsi="Times New Roman" w:cs="Times New Roman"/>
          <w:color w:val="000000"/>
          <w:sz w:val="24"/>
          <w:szCs w:val="24"/>
        </w:rPr>
        <w:t xml:space="preserve">.  </w:t>
      </w:r>
    </w:p>
    <w:p w14:paraId="672C73FC" w14:textId="74EC0DD6" w:rsidR="008270EB" w:rsidRPr="00CA69A2" w:rsidRDefault="008270EB">
      <w:pPr>
        <w:ind w:left="720"/>
        <w:rPr>
          <w:ins w:id="138" w:author="mihir padechiya" w:date="2018-08-29T15:51:00Z"/>
          <w:rFonts w:ascii="Times New Roman" w:eastAsia="Times New Roman" w:hAnsi="Times New Roman" w:cs="Times New Roman"/>
          <w:color w:val="000000"/>
          <w:sz w:val="24"/>
          <w:szCs w:val="24"/>
        </w:rPr>
      </w:pPr>
      <w:ins w:id="139" w:author="mihir padechiya" w:date="2018-08-29T15:52:00Z">
        <w:r w:rsidRPr="00CA69A2">
          <w:rPr>
            <w:rFonts w:ascii="Times New Roman" w:eastAsia="Times New Roman" w:hAnsi="Times New Roman" w:cs="Times New Roman"/>
            <w:color w:val="000000"/>
            <w:sz w:val="24"/>
            <w:szCs w:val="24"/>
          </w:rPr>
          <w:t xml:space="preserve">I think the answer to that is whatever would give the best performance. However, since everything is happening on the server side my guess is that the performance limiter would mostly be the </w:t>
        </w:r>
        <w:proofErr w:type="spellStart"/>
        <w:r w:rsidRPr="00CA69A2">
          <w:rPr>
            <w:rFonts w:ascii="Times New Roman" w:eastAsia="Times New Roman" w:hAnsi="Times New Roman" w:cs="Times New Roman"/>
            <w:color w:val="000000"/>
            <w:sz w:val="24"/>
            <w:szCs w:val="24"/>
          </w:rPr>
          <w:t>querys</w:t>
        </w:r>
        <w:proofErr w:type="spellEnd"/>
        <w:r w:rsidRPr="00CA69A2">
          <w:rPr>
            <w:rFonts w:ascii="Times New Roman" w:eastAsia="Times New Roman" w:hAnsi="Times New Roman" w:cs="Times New Roman"/>
            <w:color w:val="000000"/>
            <w:sz w:val="24"/>
            <w:szCs w:val="24"/>
          </w:rPr>
          <w:t xml:space="preserve"> to the DB. </w:t>
        </w:r>
        <w:proofErr w:type="gramStart"/>
        <w:r w:rsidRPr="00CA69A2">
          <w:rPr>
            <w:rFonts w:ascii="Times New Roman" w:eastAsia="Times New Roman" w:hAnsi="Times New Roman" w:cs="Times New Roman"/>
            <w:color w:val="000000"/>
            <w:sz w:val="24"/>
            <w:szCs w:val="24"/>
          </w:rPr>
          <w:t>So</w:t>
        </w:r>
        <w:proofErr w:type="gramEnd"/>
        <w:r w:rsidRPr="00CA69A2">
          <w:rPr>
            <w:rFonts w:ascii="Times New Roman" w:eastAsia="Times New Roman" w:hAnsi="Times New Roman" w:cs="Times New Roman"/>
            <w:color w:val="000000"/>
            <w:sz w:val="24"/>
            <w:szCs w:val="24"/>
          </w:rPr>
          <w:t xml:space="preserve"> writing all to the DB at the end of the conversation </w:t>
        </w:r>
        <w:r w:rsidRPr="00CA69A2">
          <w:rPr>
            <w:rFonts w:ascii="Times New Roman" w:eastAsia="Times New Roman" w:hAnsi="Times New Roman" w:cs="Times New Roman"/>
            <w:color w:val="000000"/>
            <w:sz w:val="24"/>
            <w:szCs w:val="24"/>
          </w:rPr>
          <w:lastRenderedPageBreak/>
          <w:t>would be best. To mitigate any problems (like loss of network) during the conversation you should keep everything somewhere in real time tho</w:t>
        </w:r>
      </w:ins>
      <w:ins w:id="140" w:author="mihir padechiya" w:date="2018-08-30T19:27:00Z">
        <w:r w:rsidR="00DC61A3" w:rsidRPr="00CA69A2">
          <w:rPr>
            <w:rFonts w:ascii="Times New Roman" w:eastAsia="Times New Roman" w:hAnsi="Times New Roman" w:cs="Times New Roman"/>
            <w:color w:val="000000"/>
            <w:sz w:val="24"/>
            <w:szCs w:val="24"/>
          </w:rPr>
          <w:t>ugh</w:t>
        </w:r>
      </w:ins>
      <w:ins w:id="141" w:author="mihir padechiya" w:date="2018-08-29T15:52:00Z">
        <w:r w:rsidRPr="00CA69A2">
          <w:rPr>
            <w:rFonts w:ascii="Times New Roman" w:eastAsia="Times New Roman" w:hAnsi="Times New Roman" w:cs="Times New Roman"/>
            <w:color w:val="000000"/>
            <w:sz w:val="24"/>
            <w:szCs w:val="24"/>
          </w:rPr>
          <w:t xml:space="preserve">. </w:t>
        </w:r>
      </w:ins>
    </w:p>
    <w:p w14:paraId="1FA569A4" w14:textId="3AA1C9CE" w:rsidR="00C64DB3" w:rsidRDefault="00E967ED">
      <w:pPr>
        <w:ind w:left="720"/>
        <w:rPr>
          <w:ins w:id="142" w:author="mihir padechiya" w:date="2018-08-26T15:09:00Z"/>
          <w:rFonts w:ascii="Times New Roman" w:eastAsia="Times New Roman" w:hAnsi="Times New Roman" w:cs="Times New Roman"/>
          <w:color w:val="000000"/>
          <w:sz w:val="24"/>
          <w:szCs w:val="24"/>
        </w:rPr>
        <w:pPrChange w:id="143" w:author="mihir padechiya" w:date="2018-08-26T15:09:00Z">
          <w:pPr/>
        </w:pPrChange>
      </w:pPr>
      <w:r w:rsidRPr="00CA69A2">
        <w:rPr>
          <w:rFonts w:ascii="Times New Roman" w:eastAsia="Times New Roman" w:hAnsi="Times New Roman" w:cs="Times New Roman"/>
          <w:color w:val="000000"/>
          <w:sz w:val="24"/>
          <w:szCs w:val="24"/>
        </w:rPr>
        <w:t>For both text and video sessions, the start and end time of the session will be captured.</w:t>
      </w:r>
      <w:r>
        <w:rPr>
          <w:rFonts w:ascii="Times New Roman" w:eastAsia="Times New Roman" w:hAnsi="Times New Roman" w:cs="Times New Roman"/>
          <w:color w:val="000000"/>
          <w:sz w:val="24"/>
          <w:szCs w:val="24"/>
        </w:rPr>
        <w:t xml:space="preserve">  </w:t>
      </w:r>
    </w:p>
    <w:p w14:paraId="22C62091" w14:textId="77777777" w:rsidR="00681E6E" w:rsidRPr="00557D94" w:rsidRDefault="00E967ED" w:rsidP="00681E6E">
      <w:pPr>
        <w:pStyle w:val="ListParagraph"/>
        <w:numPr>
          <w:ilvl w:val="0"/>
          <w:numId w:val="25"/>
        </w:numPr>
        <w:rPr>
          <w:ins w:id="144" w:author="mihir padechiya" w:date="2018-08-26T15:10:00Z"/>
          <w:rFonts w:ascii="Times New Roman" w:eastAsia="Times New Roman" w:hAnsi="Times New Roman" w:cs="Times New Roman"/>
          <w:color w:val="000000"/>
          <w:sz w:val="24"/>
          <w:szCs w:val="24"/>
        </w:rPr>
      </w:pPr>
      <w:r w:rsidRPr="00557D94">
        <w:rPr>
          <w:rFonts w:ascii="Times New Roman" w:eastAsia="Times New Roman" w:hAnsi="Times New Roman" w:cs="Times New Roman"/>
          <w:color w:val="000000"/>
          <w:sz w:val="24"/>
          <w:szCs w:val="24"/>
          <w:rPrChange w:id="145" w:author="mihir padechiya" w:date="2018-12-22T01:27:00Z">
            <w:rPr>
              <w:rFonts w:eastAsia="Times New Roman"/>
            </w:rPr>
          </w:rPrChange>
        </w:rPr>
        <w:t xml:space="preserve">The outgoing email text with the Advisor’s instructions to the client will be captured.  </w:t>
      </w:r>
      <w:ins w:id="146" w:author="mihir padechiya" w:date="2018-08-26T15:10:00Z">
        <w:r w:rsidR="00681E6E" w:rsidRPr="00557D94">
          <w:rPr>
            <w:rFonts w:ascii="Times New Roman" w:eastAsia="Times New Roman" w:hAnsi="Times New Roman" w:cs="Times New Roman"/>
            <w:color w:val="000000"/>
            <w:sz w:val="24"/>
            <w:szCs w:val="24"/>
          </w:rPr>
          <w:t>Assumption: This is talking about the templated email content which gets auto populated by RTCI?</w:t>
        </w:r>
      </w:ins>
    </w:p>
    <w:p w14:paraId="25DC0CA8" w14:textId="77777777" w:rsidR="00681E6E" w:rsidRPr="00557D94" w:rsidRDefault="00681E6E">
      <w:pPr>
        <w:pStyle w:val="ListParagraph"/>
        <w:rPr>
          <w:ins w:id="147" w:author="mihir padechiya" w:date="2018-08-26T15:10:00Z"/>
          <w:rFonts w:ascii="Times New Roman" w:eastAsia="Times New Roman" w:hAnsi="Times New Roman" w:cs="Times New Roman"/>
          <w:color w:val="000000"/>
          <w:sz w:val="24"/>
          <w:szCs w:val="24"/>
        </w:rPr>
        <w:pPrChange w:id="148" w:author="mihir padechiya" w:date="2018-08-26T15:10:00Z">
          <w:pPr>
            <w:pStyle w:val="ListParagraph"/>
            <w:numPr>
              <w:numId w:val="25"/>
            </w:numPr>
            <w:ind w:hanging="360"/>
          </w:pPr>
        </w:pPrChange>
      </w:pPr>
      <w:ins w:id="149" w:author="mihir padechiya" w:date="2018-08-26T15:10:00Z">
        <w:r w:rsidRPr="00557D94">
          <w:rPr>
            <w:rFonts w:ascii="Times New Roman" w:eastAsia="Times New Roman" w:hAnsi="Times New Roman" w:cs="Times New Roman"/>
            <w:color w:val="000000"/>
            <w:sz w:val="24"/>
            <w:szCs w:val="24"/>
          </w:rPr>
          <w:t xml:space="preserve">It says it will be captured – what does it mean?  </w:t>
        </w:r>
      </w:ins>
    </w:p>
    <w:p w14:paraId="05DE426E" w14:textId="77777777" w:rsidR="00681E6E" w:rsidRPr="00557D94" w:rsidRDefault="00681E6E">
      <w:pPr>
        <w:pStyle w:val="ListParagraph"/>
        <w:rPr>
          <w:ins w:id="150" w:author="mihir padechiya" w:date="2018-08-26T15:10:00Z"/>
          <w:rFonts w:ascii="Times New Roman" w:eastAsia="Times New Roman" w:hAnsi="Times New Roman" w:cs="Times New Roman"/>
          <w:color w:val="000000"/>
          <w:sz w:val="24"/>
          <w:szCs w:val="24"/>
        </w:rPr>
        <w:pPrChange w:id="151" w:author="mihir padechiya" w:date="2018-08-26T15:10:00Z">
          <w:pPr>
            <w:pStyle w:val="ListParagraph"/>
            <w:numPr>
              <w:numId w:val="25"/>
            </w:numPr>
            <w:ind w:hanging="360"/>
          </w:pPr>
        </w:pPrChange>
      </w:pPr>
    </w:p>
    <w:p w14:paraId="440A51B2" w14:textId="720AC41B" w:rsidR="00681E6E" w:rsidRPr="00557D94" w:rsidRDefault="00681E6E">
      <w:pPr>
        <w:pStyle w:val="ListParagraph"/>
        <w:rPr>
          <w:ins w:id="152" w:author="mihir padechiya" w:date="2018-08-26T15:10:00Z"/>
          <w:rFonts w:ascii="Times New Roman" w:eastAsia="Times New Roman" w:hAnsi="Times New Roman" w:cs="Times New Roman"/>
          <w:color w:val="000000"/>
          <w:sz w:val="24"/>
          <w:szCs w:val="24"/>
        </w:rPr>
        <w:pPrChange w:id="153" w:author="mihir padechiya" w:date="2018-08-26T15:10:00Z">
          <w:pPr>
            <w:pStyle w:val="ListParagraph"/>
            <w:numPr>
              <w:numId w:val="25"/>
            </w:numPr>
            <w:ind w:hanging="360"/>
          </w:pPr>
        </w:pPrChange>
      </w:pPr>
      <w:ins w:id="154" w:author="mihir padechiya" w:date="2018-08-26T15:10:00Z">
        <w:r w:rsidRPr="00557D94">
          <w:rPr>
            <w:rFonts w:ascii="Times New Roman" w:eastAsia="Times New Roman" w:hAnsi="Times New Roman" w:cs="Times New Roman"/>
            <w:color w:val="000000"/>
            <w:sz w:val="24"/>
            <w:szCs w:val="24"/>
          </w:rPr>
          <w:t>ANSWER: Free form text area with the option of addition pre-determined paragraphs (like Quick Parts)</w:t>
        </w:r>
      </w:ins>
    </w:p>
    <w:p w14:paraId="4F158FBC" w14:textId="77777777" w:rsidR="00681E6E" w:rsidRPr="00557D94" w:rsidRDefault="00681E6E">
      <w:pPr>
        <w:pStyle w:val="ListParagraph"/>
        <w:rPr>
          <w:ins w:id="155" w:author="mihir padechiya" w:date="2018-08-26T15:10:00Z"/>
          <w:rFonts w:ascii="Times New Roman" w:eastAsia="Times New Roman" w:hAnsi="Times New Roman" w:cs="Times New Roman"/>
          <w:color w:val="000000"/>
          <w:sz w:val="24"/>
          <w:szCs w:val="24"/>
        </w:rPr>
        <w:pPrChange w:id="156" w:author="mihir padechiya" w:date="2018-08-26T15:10:00Z">
          <w:pPr>
            <w:pStyle w:val="ListParagraph"/>
            <w:numPr>
              <w:numId w:val="25"/>
            </w:numPr>
            <w:ind w:hanging="360"/>
          </w:pPr>
        </w:pPrChange>
      </w:pPr>
    </w:p>
    <w:p w14:paraId="5507BD9C" w14:textId="618E34CE" w:rsidR="0098289C" w:rsidRPr="00557D94" w:rsidRDefault="00E967ED">
      <w:pPr>
        <w:pStyle w:val="ListParagraph"/>
        <w:numPr>
          <w:ilvl w:val="0"/>
          <w:numId w:val="25"/>
        </w:numPr>
        <w:rPr>
          <w:rFonts w:ascii="Times New Roman" w:eastAsia="Times New Roman" w:hAnsi="Times New Roman" w:cs="Times New Roman"/>
          <w:color w:val="000000"/>
          <w:sz w:val="24"/>
          <w:szCs w:val="24"/>
          <w:rPrChange w:id="157" w:author="mihir padechiya" w:date="2018-12-22T01:27:00Z">
            <w:rPr>
              <w:rFonts w:eastAsia="Times New Roman"/>
            </w:rPr>
          </w:rPrChange>
        </w:rPr>
        <w:pPrChange w:id="158" w:author="mihir padechiya" w:date="2018-08-26T15:11:00Z">
          <w:pPr/>
        </w:pPrChange>
      </w:pPr>
      <w:r w:rsidRPr="00557D94">
        <w:rPr>
          <w:rFonts w:ascii="Times New Roman" w:eastAsia="Times New Roman" w:hAnsi="Times New Roman" w:cs="Times New Roman"/>
          <w:color w:val="000000"/>
          <w:sz w:val="24"/>
          <w:szCs w:val="24"/>
          <w:rPrChange w:id="159" w:author="mihir padechiya" w:date="2018-12-22T01:27:00Z">
            <w:rPr>
              <w:rFonts w:eastAsia="Times New Roman"/>
            </w:rPr>
          </w:rPrChange>
        </w:rPr>
        <w:t xml:space="preserve"> A set of reports will be available to monitor </w:t>
      </w:r>
      <w:r w:rsidR="00047252" w:rsidRPr="00557D94">
        <w:rPr>
          <w:rFonts w:ascii="Times New Roman" w:eastAsia="Times New Roman" w:hAnsi="Times New Roman" w:cs="Times New Roman"/>
          <w:color w:val="000000"/>
          <w:sz w:val="24"/>
          <w:szCs w:val="24"/>
          <w:rPrChange w:id="160" w:author="mihir padechiya" w:date="2018-12-22T01:27:00Z">
            <w:rPr>
              <w:rFonts w:eastAsia="Times New Roman"/>
            </w:rPr>
          </w:rPrChange>
        </w:rPr>
        <w:t>C</w:t>
      </w:r>
      <w:r w:rsidR="0098289C" w:rsidRPr="00557D94">
        <w:rPr>
          <w:rFonts w:ascii="Times New Roman" w:eastAsia="Times New Roman" w:hAnsi="Times New Roman" w:cs="Times New Roman"/>
          <w:color w:val="000000"/>
          <w:sz w:val="24"/>
          <w:szCs w:val="24"/>
          <w:rPrChange w:id="161" w:author="mihir padechiya" w:date="2018-12-22T01:27:00Z">
            <w:rPr>
              <w:rFonts w:eastAsia="Times New Roman"/>
            </w:rPr>
          </w:rPrChange>
        </w:rPr>
        <w:t>lient and Advisor activity.</w:t>
      </w:r>
    </w:p>
    <w:p w14:paraId="7135B687" w14:textId="77777777" w:rsidR="00843756" w:rsidRPr="00557D94" w:rsidRDefault="00843756">
      <w:pPr>
        <w:ind w:firstLine="720"/>
        <w:rPr>
          <w:ins w:id="162" w:author="mihir padechiya" w:date="2018-08-26T15:11:00Z"/>
          <w:rFonts w:ascii="Times New Roman" w:eastAsia="Times New Roman" w:hAnsi="Times New Roman" w:cs="Times New Roman"/>
          <w:color w:val="000000"/>
          <w:sz w:val="24"/>
          <w:szCs w:val="24"/>
        </w:rPr>
        <w:pPrChange w:id="163" w:author="mihir padechiya" w:date="2018-08-26T15:11:00Z">
          <w:pPr/>
        </w:pPrChange>
      </w:pPr>
      <w:ins w:id="164" w:author="mihir padechiya" w:date="2018-08-26T15:11:00Z">
        <w:r w:rsidRPr="00557D94">
          <w:rPr>
            <w:rFonts w:ascii="Times New Roman" w:eastAsia="Times New Roman" w:hAnsi="Times New Roman" w:cs="Times New Roman"/>
            <w:color w:val="000000"/>
            <w:sz w:val="24"/>
            <w:szCs w:val="24"/>
          </w:rPr>
          <w:t>A set of Reports will be generated by RTCI.</w:t>
        </w:r>
      </w:ins>
    </w:p>
    <w:p w14:paraId="350DCA55" w14:textId="275E30AD" w:rsidR="00843756" w:rsidRPr="00557D94" w:rsidRDefault="00843756">
      <w:pPr>
        <w:ind w:left="720"/>
        <w:rPr>
          <w:ins w:id="165" w:author="mihir padechiya" w:date="2018-08-26T15:11:00Z"/>
          <w:rFonts w:ascii="Times New Roman" w:eastAsia="Times New Roman" w:hAnsi="Times New Roman" w:cs="Times New Roman"/>
          <w:color w:val="000000"/>
          <w:sz w:val="24"/>
          <w:szCs w:val="24"/>
        </w:rPr>
        <w:pPrChange w:id="166" w:author="mihir padechiya" w:date="2018-08-26T15:11:00Z">
          <w:pPr/>
        </w:pPrChange>
      </w:pPr>
      <w:ins w:id="167" w:author="mihir padechiya" w:date="2018-08-26T15:11:00Z">
        <w:r w:rsidRPr="00557D94">
          <w:rPr>
            <w:rFonts w:ascii="Times New Roman" w:eastAsia="Times New Roman" w:hAnsi="Times New Roman" w:cs="Times New Roman"/>
            <w:color w:val="000000"/>
            <w:sz w:val="24"/>
            <w:szCs w:val="24"/>
          </w:rPr>
          <w:t>Can you give brief idea on what all it should display?</w:t>
        </w:r>
      </w:ins>
    </w:p>
    <w:p w14:paraId="2501EC81" w14:textId="254D4712" w:rsidR="0098289C" w:rsidRPr="00557D94" w:rsidRDefault="00843756">
      <w:pPr>
        <w:ind w:left="720"/>
        <w:rPr>
          <w:ins w:id="168" w:author="mihir padechiya" w:date="2018-08-29T15:54:00Z"/>
          <w:rFonts w:ascii="Times New Roman" w:eastAsia="Times New Roman" w:hAnsi="Times New Roman" w:cs="Times New Roman"/>
          <w:color w:val="000000"/>
          <w:sz w:val="24"/>
          <w:szCs w:val="24"/>
        </w:rPr>
      </w:pPr>
      <w:ins w:id="169" w:author="mihir padechiya" w:date="2018-08-26T15:11:00Z">
        <w:r w:rsidRPr="00557D94">
          <w:rPr>
            <w:rFonts w:ascii="Times New Roman" w:eastAsia="Times New Roman" w:hAnsi="Times New Roman" w:cs="Times New Roman"/>
            <w:color w:val="000000"/>
            <w:sz w:val="24"/>
            <w:szCs w:val="24"/>
          </w:rPr>
          <w:t xml:space="preserve">To start with, let’s just go with more of a log of activity.  We will need to get input from the Admin and Directors as to what will be useful for them.  For example, average call time, calls per Advisor, peak demand time and day, </w:t>
        </w:r>
        <w:proofErr w:type="spellStart"/>
        <w:r w:rsidRPr="00557D94">
          <w:rPr>
            <w:rFonts w:ascii="Times New Roman" w:eastAsia="Times New Roman" w:hAnsi="Times New Roman" w:cs="Times New Roman"/>
            <w:color w:val="000000"/>
            <w:sz w:val="24"/>
            <w:szCs w:val="24"/>
          </w:rPr>
          <w:t>etc</w:t>
        </w:r>
      </w:ins>
      <w:proofErr w:type="spellEnd"/>
    </w:p>
    <w:p w14:paraId="20AC5283" w14:textId="500B18E3" w:rsidR="00751B04" w:rsidRDefault="00751B04">
      <w:pPr>
        <w:ind w:left="720"/>
        <w:rPr>
          <w:rFonts w:ascii="Times New Roman" w:eastAsia="Times New Roman" w:hAnsi="Times New Roman" w:cs="Times New Roman"/>
          <w:color w:val="000000"/>
          <w:sz w:val="24"/>
          <w:szCs w:val="24"/>
        </w:rPr>
        <w:pPrChange w:id="170" w:author="mihir padechiya" w:date="2018-08-26T15:11:00Z">
          <w:pPr/>
        </w:pPrChange>
      </w:pPr>
      <w:ins w:id="171" w:author="mihir padechiya" w:date="2018-08-29T15:55:00Z">
        <w:r w:rsidRPr="00557D94">
          <w:rPr>
            <w:rFonts w:ascii="Times New Roman" w:eastAsia="Times New Roman" w:hAnsi="Times New Roman" w:cs="Times New Roman"/>
            <w:color w:val="000000"/>
            <w:sz w:val="24"/>
            <w:szCs w:val="24"/>
          </w:rPr>
          <w:t>Reports and logs will be queries from the RTCI database.</w:t>
        </w:r>
      </w:ins>
    </w:p>
    <w:p w14:paraId="55DADABE" w14:textId="77777777" w:rsidR="0098289C" w:rsidRDefault="0098289C" w:rsidP="002E334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network diagram showing the relationship between MQS and RTCI</w:t>
      </w:r>
      <w:r w:rsidR="00085B72">
        <w:rPr>
          <w:rFonts w:ascii="Times New Roman" w:eastAsia="Times New Roman" w:hAnsi="Times New Roman" w:cs="Times New Roman"/>
          <w:color w:val="000000"/>
          <w:sz w:val="24"/>
          <w:szCs w:val="24"/>
        </w:rPr>
        <w:t>:</w:t>
      </w:r>
    </w:p>
    <w:p w14:paraId="4806889C" w14:textId="77777777" w:rsidR="00085B72" w:rsidRDefault="00162ED8" w:rsidP="002E334A">
      <w:pPr>
        <w:rPr>
          <w:rFonts w:ascii="Times New Roman" w:eastAsia="Times New Roman" w:hAnsi="Times New Roman" w:cs="Times New Roman"/>
          <w:color w:val="000000"/>
          <w:sz w:val="24"/>
          <w:szCs w:val="24"/>
        </w:rPr>
      </w:pPr>
      <w:r w:rsidRPr="00162ED8">
        <w:rPr>
          <w:rFonts w:ascii="Times New Roman" w:eastAsia="Times New Roman" w:hAnsi="Times New Roman" w:cs="Times New Roman"/>
          <w:noProof/>
          <w:color w:val="000000"/>
          <w:sz w:val="24"/>
          <w:szCs w:val="24"/>
        </w:rPr>
        <w:lastRenderedPageBreak/>
        <w:drawing>
          <wp:inline distT="0" distB="0" distL="0" distR="0" wp14:anchorId="5459BB3E" wp14:editId="11712E0A">
            <wp:extent cx="5943600" cy="5690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90191"/>
                    </a:xfrm>
                    <a:prstGeom prst="rect">
                      <a:avLst/>
                    </a:prstGeom>
                    <a:noFill/>
                    <a:ln>
                      <a:noFill/>
                    </a:ln>
                  </pic:spPr>
                </pic:pic>
              </a:graphicData>
            </a:graphic>
          </wp:inline>
        </w:drawing>
      </w:r>
    </w:p>
    <w:p w14:paraId="3DB39D7E" w14:textId="77777777" w:rsidR="00665550" w:rsidRDefault="00E967ED" w:rsidP="002E334A">
      <w:r>
        <w:rPr>
          <w:rFonts w:ascii="Times New Roman" w:eastAsia="Times New Roman" w:hAnsi="Times New Roman" w:cs="Times New Roman"/>
          <w:color w:val="000000"/>
          <w:sz w:val="24"/>
          <w:szCs w:val="24"/>
        </w:rPr>
        <w:t xml:space="preserve">  </w:t>
      </w:r>
    </w:p>
    <w:p w14:paraId="354D4AAB" w14:textId="77777777" w:rsidR="00E77CEE" w:rsidRDefault="00E77CEE" w:rsidP="009B5A48">
      <w:pPr>
        <w:pStyle w:val="Heading1"/>
        <w:rPr>
          <w:rFonts w:eastAsia="Times New Roman"/>
          <w:bdr w:val="none" w:sz="0" w:space="0" w:color="auto" w:frame="1"/>
        </w:rPr>
      </w:pPr>
      <w:r>
        <w:rPr>
          <w:rFonts w:eastAsia="Times New Roman"/>
          <w:bdr w:val="none" w:sz="0" w:space="0" w:color="auto" w:frame="1"/>
        </w:rPr>
        <w:t>ARCHITECTURE</w:t>
      </w:r>
    </w:p>
    <w:p w14:paraId="2EADB5EE" w14:textId="56114D5F" w:rsidR="003A3ACC" w:rsidRDefault="003A3ACC" w:rsidP="002E334A"/>
    <w:p w14:paraId="70D220F5" w14:textId="1AA0A78A" w:rsidR="00BB35E2" w:rsidRDefault="00DD220B" w:rsidP="002E334A">
      <w:r>
        <w:t>Software’s</w:t>
      </w:r>
      <w:r w:rsidR="00BB35E2">
        <w:t xml:space="preserve"> to be </w:t>
      </w:r>
      <w:r w:rsidR="007F2F20">
        <w:t>used:</w:t>
      </w:r>
      <w:r w:rsidR="00BB35E2">
        <w:t xml:space="preserve"> </w:t>
      </w:r>
      <w:r>
        <w:t>ASP</w:t>
      </w:r>
      <w:r w:rsidR="006B026A">
        <w:t>.net Fram</w:t>
      </w:r>
      <w:r w:rsidR="007F2F20">
        <w:t>ework – 4.</w:t>
      </w:r>
      <w:r w:rsidR="00C3144D">
        <w:t>7.2</w:t>
      </w:r>
      <w:r w:rsidR="007F2F20">
        <w:t xml:space="preserve"> </w:t>
      </w:r>
      <w:r w:rsidR="005B01E9">
        <w:t>with</w:t>
      </w:r>
      <w:r w:rsidR="007F2F20">
        <w:t xml:space="preserve"> MVC </w:t>
      </w:r>
      <w:r w:rsidR="00C106B4">
        <w:t>5, VB.net</w:t>
      </w:r>
      <w:r w:rsidR="007F2F20">
        <w:t xml:space="preserve"> as a </w:t>
      </w:r>
      <w:r w:rsidR="007C36D2">
        <w:t>server-side</w:t>
      </w:r>
      <w:r w:rsidR="007F2F20">
        <w:t xml:space="preserve"> language</w:t>
      </w:r>
    </w:p>
    <w:p w14:paraId="2D876A7F" w14:textId="3FD7ACC8" w:rsidR="007F2F20" w:rsidRDefault="007F2F20" w:rsidP="002E334A">
      <w:r>
        <w:t xml:space="preserve">Client side: </w:t>
      </w:r>
      <w:r w:rsidR="00322652">
        <w:t>jQuery</w:t>
      </w:r>
      <w:r>
        <w:t>,</w:t>
      </w:r>
      <w:r w:rsidR="00322652">
        <w:t xml:space="preserve"> </w:t>
      </w:r>
      <w:r>
        <w:t>json,</w:t>
      </w:r>
      <w:r w:rsidR="00322652">
        <w:t xml:space="preserve"> </w:t>
      </w:r>
      <w:r>
        <w:t xml:space="preserve">bootstrap and other </w:t>
      </w:r>
      <w:r w:rsidR="00322652">
        <w:t>extensions</w:t>
      </w:r>
      <w:r>
        <w:t xml:space="preserve"> included in Visual studio</w:t>
      </w:r>
      <w:r w:rsidR="00CE44A7">
        <w:t xml:space="preserve"> 2017.</w:t>
      </w:r>
    </w:p>
    <w:p w14:paraId="500C5430" w14:textId="48ACDAC6" w:rsidR="00357A01" w:rsidRDefault="00357A01" w:rsidP="002E334A">
      <w:r>
        <w:t xml:space="preserve">Back </w:t>
      </w:r>
      <w:r w:rsidR="00C106B4">
        <w:t>end:</w:t>
      </w:r>
      <w:r>
        <w:t xml:space="preserve"> SQL </w:t>
      </w:r>
    </w:p>
    <w:p w14:paraId="03734930" w14:textId="78CB60EB" w:rsidR="00B7137A" w:rsidRDefault="00B7137A" w:rsidP="002E334A"/>
    <w:p w14:paraId="2D521733" w14:textId="78FEFB35" w:rsidR="00B7137A" w:rsidRDefault="00B7137A" w:rsidP="002E334A">
      <w:del w:id="172" w:author="mihir padechiya" w:date="2018-08-22T12:42:00Z">
        <w:r w:rsidDel="00531CD4">
          <w:rPr>
            <w:noProof/>
          </w:rPr>
          <w:lastRenderedPageBreak/>
          <w:drawing>
            <wp:inline distT="0" distB="0" distL="0" distR="0" wp14:anchorId="112A1E46" wp14:editId="070389AD">
              <wp:extent cx="47625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495800"/>
                      </a:xfrm>
                      <a:prstGeom prst="rect">
                        <a:avLst/>
                      </a:prstGeom>
                      <a:noFill/>
                      <a:ln>
                        <a:noFill/>
                      </a:ln>
                    </pic:spPr>
                  </pic:pic>
                </a:graphicData>
              </a:graphic>
            </wp:inline>
          </w:drawing>
        </w:r>
      </w:del>
      <w:ins w:id="173" w:author="mihir padechiya" w:date="2018-08-22T12:42:00Z">
        <w:r w:rsidR="00531CD4">
          <w:rPr>
            <w:noProof/>
          </w:rPr>
          <w:drawing>
            <wp:inline distT="0" distB="0" distL="0" distR="0" wp14:anchorId="730658BB" wp14:editId="5CB8553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p>
    <w:p w14:paraId="0BDADF30" w14:textId="3BCF759B" w:rsidR="002166D3" w:rsidRDefault="002166D3" w:rsidP="002E334A">
      <w:r>
        <w:rPr>
          <w:noProof/>
        </w:rPr>
        <w:lastRenderedPageBreak/>
        <w:drawing>
          <wp:inline distT="0" distB="0" distL="0" distR="0" wp14:anchorId="5AA3246A" wp14:editId="3076E252">
            <wp:extent cx="5943600" cy="334750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7504"/>
                    </a:xfrm>
                    <a:prstGeom prst="rect">
                      <a:avLst/>
                    </a:prstGeom>
                    <a:noFill/>
                    <a:ln>
                      <a:noFill/>
                    </a:ln>
                  </pic:spPr>
                </pic:pic>
              </a:graphicData>
            </a:graphic>
          </wp:inline>
        </w:drawing>
      </w:r>
    </w:p>
    <w:p w14:paraId="33C00EAC" w14:textId="54B59264" w:rsidR="00BB35E2" w:rsidRDefault="00D15C54" w:rsidP="002E334A">
      <w:r>
        <w:t>Sample structure of the project</w:t>
      </w:r>
      <w:r w:rsidR="00CE36D6">
        <w:t xml:space="preserve"> </w:t>
      </w:r>
    </w:p>
    <w:p w14:paraId="32C1119B" w14:textId="77777777" w:rsidR="002427A5" w:rsidRPr="00432EE1" w:rsidRDefault="002427A5" w:rsidP="00432EE1">
      <w:pPr>
        <w:shd w:val="clear" w:color="auto" w:fill="FFFFFF"/>
        <w:spacing w:after="0" w:line="240" w:lineRule="auto"/>
        <w:textAlignment w:val="baseline"/>
        <w:rPr>
          <w:rFonts w:ascii="Tahoma" w:eastAsia="Times New Roman" w:hAnsi="Tahoma" w:cs="Tahoma"/>
          <w:color w:val="000000"/>
          <w:sz w:val="24"/>
          <w:szCs w:val="24"/>
        </w:rPr>
      </w:pPr>
    </w:p>
    <w:p w14:paraId="1AA5C293" w14:textId="77777777" w:rsidR="00432EE1" w:rsidRPr="00085B72" w:rsidRDefault="00850818" w:rsidP="009B5A48">
      <w:pPr>
        <w:pStyle w:val="Heading1"/>
        <w:rPr>
          <w:rFonts w:eastAsia="Times New Roman"/>
        </w:rPr>
      </w:pPr>
      <w:bookmarkStart w:id="174" w:name="_Toc517442241"/>
      <w:r>
        <w:rPr>
          <w:rFonts w:eastAsia="Times New Roman"/>
          <w:bdr w:val="none" w:sz="0" w:space="0" w:color="auto" w:frame="1"/>
        </w:rPr>
        <w:t>SYSTEM INTERFACE</w:t>
      </w:r>
      <w:bookmarkEnd w:id="174"/>
    </w:p>
    <w:p w14:paraId="7BDEBFD7" w14:textId="2B72A786" w:rsidR="003F7F7D" w:rsidRPr="009A27CF" w:rsidRDefault="00085B72" w:rsidP="003F7F7D">
      <w:pPr>
        <w:rPr>
          <w:rFonts w:ascii="Times New Roman" w:eastAsia="Times New Roman" w:hAnsi="Times New Roman" w:cs="Times New Roman"/>
          <w:color w:val="2E74B5" w:themeColor="accent1" w:themeShade="BF"/>
          <w:sz w:val="24"/>
          <w:szCs w:val="24"/>
        </w:rPr>
      </w:pPr>
      <w:r w:rsidRPr="00C47A9B">
        <w:rPr>
          <w:rStyle w:val="NoSpacingChar"/>
          <w:rFonts w:ascii="Times New Roman" w:hAnsi="Times New Roman" w:cs="Times New Roman"/>
          <w:sz w:val="24"/>
          <w:szCs w:val="24"/>
        </w:rPr>
        <w:t xml:space="preserve">This will not be </w:t>
      </w:r>
      <w:r w:rsidR="00F902B4">
        <w:rPr>
          <w:rStyle w:val="NoSpacingChar"/>
          <w:rFonts w:ascii="Times New Roman" w:hAnsi="Times New Roman" w:cs="Times New Roman"/>
          <w:sz w:val="24"/>
          <w:szCs w:val="24"/>
        </w:rPr>
        <w:t>an integrated system and</w:t>
      </w:r>
      <w:r w:rsidRPr="00C47A9B">
        <w:rPr>
          <w:rStyle w:val="NoSpacingChar"/>
          <w:rFonts w:ascii="Times New Roman" w:hAnsi="Times New Roman" w:cs="Times New Roman"/>
          <w:sz w:val="24"/>
          <w:szCs w:val="24"/>
        </w:rPr>
        <w:t xml:space="preserve"> there will be </w:t>
      </w:r>
      <w:r w:rsidR="00632140">
        <w:rPr>
          <w:rStyle w:val="NoSpacingChar"/>
          <w:rFonts w:ascii="Times New Roman" w:hAnsi="Times New Roman" w:cs="Times New Roman"/>
          <w:sz w:val="24"/>
          <w:szCs w:val="24"/>
        </w:rPr>
        <w:t>no</w:t>
      </w:r>
      <w:r w:rsidRPr="00C47A9B">
        <w:rPr>
          <w:rStyle w:val="NoSpacingChar"/>
          <w:rFonts w:ascii="Times New Roman" w:hAnsi="Times New Roman" w:cs="Times New Roman"/>
          <w:sz w:val="24"/>
          <w:szCs w:val="24"/>
        </w:rPr>
        <w:t xml:space="preserve"> interface between the two systems via software</w:t>
      </w:r>
      <w:r w:rsidRPr="00C47A9B">
        <w:rPr>
          <w:rFonts w:ascii="Times New Roman" w:eastAsia="Times New Roman" w:hAnsi="Times New Roman" w:cs="Times New Roman"/>
          <w:color w:val="000000"/>
          <w:sz w:val="24"/>
          <w:szCs w:val="24"/>
        </w:rPr>
        <w:t>.</w:t>
      </w:r>
      <w:r w:rsidR="003F7F7D" w:rsidRPr="003F7F7D">
        <w:rPr>
          <w:rFonts w:ascii="Times New Roman" w:eastAsia="Times New Roman" w:hAnsi="Times New Roman" w:cs="Times New Roman"/>
          <w:color w:val="2E74B5" w:themeColor="accent1" w:themeShade="BF"/>
          <w:sz w:val="24"/>
          <w:szCs w:val="24"/>
        </w:rPr>
        <w:t xml:space="preserve"> </w:t>
      </w:r>
      <w:r w:rsidR="003F7F7D" w:rsidRPr="009A27CF">
        <w:rPr>
          <w:rFonts w:ascii="Times New Roman" w:eastAsia="Times New Roman" w:hAnsi="Times New Roman" w:cs="Times New Roman"/>
          <w:color w:val="2E74B5" w:themeColor="accent1" w:themeShade="BF"/>
          <w:sz w:val="24"/>
          <w:szCs w:val="24"/>
        </w:rPr>
        <w:t xml:space="preserve">Only the advisor currently uses MQS. RTCI will be able to interface to MQS via </w:t>
      </w:r>
      <w:r w:rsidR="003F7F7D">
        <w:rPr>
          <w:rFonts w:ascii="Times New Roman" w:eastAsia="Times New Roman" w:hAnsi="Times New Roman" w:cs="Times New Roman"/>
          <w:color w:val="2E74B5" w:themeColor="accent1" w:themeShade="BF"/>
          <w:sz w:val="24"/>
          <w:szCs w:val="24"/>
        </w:rPr>
        <w:t>some API’s(eventually).</w:t>
      </w:r>
    </w:p>
    <w:p w14:paraId="642652EC" w14:textId="77777777" w:rsidR="00085B72" w:rsidRPr="00C47A9B" w:rsidRDefault="00085B72" w:rsidP="00C47A9B">
      <w:pPr>
        <w:rPr>
          <w:rFonts w:ascii="Times New Roman" w:eastAsia="Times New Roman" w:hAnsi="Times New Roman" w:cs="Times New Roman"/>
          <w:color w:val="000000"/>
          <w:sz w:val="24"/>
          <w:szCs w:val="24"/>
        </w:rPr>
      </w:pPr>
    </w:p>
    <w:p w14:paraId="2D48198D" w14:textId="77777777" w:rsidR="00085B72" w:rsidRDefault="00085B72" w:rsidP="009B5A48">
      <w:pPr>
        <w:pStyle w:val="Heading1"/>
        <w:rPr>
          <w:rFonts w:eastAsia="Times New Roman"/>
          <w:bdr w:val="none" w:sz="0" w:space="0" w:color="auto" w:frame="1"/>
        </w:rPr>
      </w:pPr>
    </w:p>
    <w:p w14:paraId="42090CB1" w14:textId="77777777" w:rsidR="00085B72" w:rsidRPr="00085B72" w:rsidRDefault="00850818" w:rsidP="009B5A48">
      <w:pPr>
        <w:pStyle w:val="Heading1"/>
        <w:rPr>
          <w:rFonts w:eastAsia="Times New Roman"/>
        </w:rPr>
      </w:pPr>
      <w:bookmarkStart w:id="175" w:name="_Toc517442242"/>
      <w:r>
        <w:rPr>
          <w:rFonts w:eastAsia="Times New Roman"/>
          <w:bdr w:val="none" w:sz="0" w:space="0" w:color="auto" w:frame="1"/>
        </w:rPr>
        <w:t>SOFTWARE INTERFACE</w:t>
      </w:r>
      <w:bookmarkEnd w:id="175"/>
    </w:p>
    <w:p w14:paraId="7038AD4D" w14:textId="77777777" w:rsidR="00085B72" w:rsidRPr="00C47A9B" w:rsidRDefault="00850818" w:rsidP="00C47A9B">
      <w:pPr>
        <w:pStyle w:val="NoSpacing"/>
        <w:rPr>
          <w:rFonts w:ascii="Times New Roman" w:hAnsi="Times New Roman" w:cs="Times New Roman"/>
          <w:sz w:val="24"/>
          <w:szCs w:val="24"/>
        </w:rPr>
      </w:pPr>
      <w:r w:rsidRPr="00CD2347">
        <w:rPr>
          <w:rFonts w:ascii="Times New Roman" w:hAnsi="Times New Roman" w:cs="Times New Roman"/>
          <w:sz w:val="24"/>
          <w:szCs w:val="24"/>
          <w:highlight w:val="yellow"/>
          <w:rPrChange w:id="176" w:author="mihir padechiya" w:date="2019-04-21T12:35:00Z">
            <w:rPr>
              <w:rFonts w:ascii="Times New Roman" w:hAnsi="Times New Roman" w:cs="Times New Roman"/>
              <w:sz w:val="24"/>
              <w:szCs w:val="24"/>
            </w:rPr>
          </w:rPrChange>
        </w:rPr>
        <w:t>RTCI will create a record in the RTCI database and handle prompting an available A</w:t>
      </w:r>
      <w:r w:rsidR="00624C61" w:rsidRPr="00CD2347">
        <w:rPr>
          <w:rFonts w:ascii="Times New Roman" w:hAnsi="Times New Roman" w:cs="Times New Roman"/>
          <w:sz w:val="24"/>
          <w:szCs w:val="24"/>
          <w:highlight w:val="yellow"/>
          <w:rPrChange w:id="177" w:author="mihir padechiya" w:date="2019-04-21T12:35:00Z">
            <w:rPr>
              <w:rFonts w:ascii="Times New Roman" w:hAnsi="Times New Roman" w:cs="Times New Roman"/>
              <w:sz w:val="24"/>
              <w:szCs w:val="24"/>
            </w:rPr>
          </w:rPrChange>
        </w:rPr>
        <w:t>dvisor to respond to the request</w:t>
      </w:r>
      <w:r w:rsidRPr="00CD2347">
        <w:rPr>
          <w:rFonts w:ascii="Times New Roman" w:hAnsi="Times New Roman" w:cs="Times New Roman"/>
          <w:sz w:val="24"/>
          <w:szCs w:val="24"/>
          <w:highlight w:val="yellow"/>
          <w:rPrChange w:id="178" w:author="mihir padechiya" w:date="2019-04-21T12:35:00Z">
            <w:rPr>
              <w:rFonts w:ascii="Times New Roman" w:hAnsi="Times New Roman" w:cs="Times New Roman"/>
              <w:sz w:val="24"/>
              <w:szCs w:val="24"/>
            </w:rPr>
          </w:rPrChange>
        </w:rPr>
        <w:t>.  RTCI will capture text chat data (one to many), time data, and email content.</w:t>
      </w:r>
      <w:r w:rsidRPr="00C47A9B">
        <w:rPr>
          <w:rFonts w:ascii="Times New Roman" w:hAnsi="Times New Roman" w:cs="Times New Roman"/>
          <w:sz w:val="24"/>
          <w:szCs w:val="24"/>
        </w:rPr>
        <w:t xml:space="preserve">   </w:t>
      </w:r>
      <w:commentRangeStart w:id="179"/>
      <w:r w:rsidRPr="00C47A9B">
        <w:rPr>
          <w:rFonts w:ascii="Times New Roman" w:hAnsi="Times New Roman" w:cs="Times New Roman"/>
          <w:sz w:val="24"/>
          <w:szCs w:val="24"/>
        </w:rPr>
        <w:t>RTCI code will execute the send mail functio</w:t>
      </w:r>
      <w:r w:rsidR="002F7102">
        <w:rPr>
          <w:rFonts w:ascii="Times New Roman" w:hAnsi="Times New Roman" w:cs="Times New Roman"/>
          <w:sz w:val="24"/>
          <w:szCs w:val="24"/>
        </w:rPr>
        <w:t>n with attachments to both the C</w:t>
      </w:r>
      <w:r w:rsidRPr="00C47A9B">
        <w:rPr>
          <w:rFonts w:ascii="Times New Roman" w:hAnsi="Times New Roman" w:cs="Times New Roman"/>
          <w:sz w:val="24"/>
          <w:szCs w:val="24"/>
        </w:rPr>
        <w:t>lient and the appropriate Regional Director.</w:t>
      </w:r>
      <w:commentRangeEnd w:id="179"/>
      <w:r w:rsidR="00BD4961">
        <w:rPr>
          <w:rStyle w:val="CommentReference"/>
        </w:rPr>
        <w:commentReference w:id="179"/>
      </w:r>
    </w:p>
    <w:p w14:paraId="495D5C5B" w14:textId="77777777" w:rsidR="00085B72" w:rsidRDefault="00085B72" w:rsidP="00432EE1">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1DACF2CA" w14:textId="77777777" w:rsidR="00432EE1" w:rsidRPr="00850818" w:rsidRDefault="00432EE1" w:rsidP="009B5A48">
      <w:pPr>
        <w:pStyle w:val="Heading1"/>
        <w:rPr>
          <w:rFonts w:eastAsia="Times New Roman"/>
        </w:rPr>
      </w:pPr>
      <w:bookmarkStart w:id="180" w:name="_Toc517442243"/>
      <w:r w:rsidRPr="00850818">
        <w:rPr>
          <w:rFonts w:eastAsia="Times New Roman"/>
          <w:bdr w:val="none" w:sz="0" w:space="0" w:color="auto" w:frame="1"/>
        </w:rPr>
        <w:t>USER INTERFACES</w:t>
      </w:r>
      <w:bookmarkEnd w:id="180"/>
    </w:p>
    <w:p w14:paraId="0EEB0029" w14:textId="6316CDE1" w:rsidR="00432EE1" w:rsidRDefault="00850818" w:rsidP="00850818">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user interfaces with the system will be browser based.   Browser support will be defined and limited to at least the top 4 available browsers (Chrome, Edge, Safari, Firefox,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The interface should be dev</w:t>
      </w:r>
      <w:r w:rsidR="0040490D">
        <w:rPr>
          <w:rFonts w:ascii="Times New Roman" w:eastAsia="Times New Roman" w:hAnsi="Times New Roman" w:cs="Times New Roman"/>
          <w:color w:val="000000"/>
          <w:sz w:val="24"/>
          <w:szCs w:val="24"/>
        </w:rPr>
        <w:t xml:space="preserve">ice and OS independent.   Whenever </w:t>
      </w:r>
      <w:r>
        <w:rPr>
          <w:rFonts w:ascii="Times New Roman" w:eastAsia="Times New Roman" w:hAnsi="Times New Roman" w:cs="Times New Roman"/>
          <w:color w:val="000000"/>
          <w:sz w:val="24"/>
          <w:szCs w:val="24"/>
        </w:rPr>
        <w:t>possible, all code should be server</w:t>
      </w:r>
      <w:r w:rsidR="002F710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side </w:t>
      </w:r>
      <w:r w:rsidR="0040490D">
        <w:rPr>
          <w:rFonts w:ascii="Times New Roman" w:eastAsia="Times New Roman" w:hAnsi="Times New Roman" w:cs="Times New Roman"/>
          <w:color w:val="000000"/>
          <w:sz w:val="24"/>
          <w:szCs w:val="24"/>
        </w:rPr>
        <w:t xml:space="preserve">based </w:t>
      </w:r>
      <w:r>
        <w:rPr>
          <w:rFonts w:ascii="Times New Roman" w:eastAsia="Times New Roman" w:hAnsi="Times New Roman" w:cs="Times New Roman"/>
          <w:color w:val="000000"/>
          <w:sz w:val="24"/>
          <w:szCs w:val="24"/>
        </w:rPr>
        <w:t>with as little</w:t>
      </w:r>
      <w:r w:rsidR="00C47A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if any</w:t>
      </w:r>
      <w:r w:rsidR="00C47A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client/OS specific </w:t>
      </w:r>
      <w:r w:rsidR="0040490D">
        <w:rPr>
          <w:rFonts w:ascii="Times New Roman" w:eastAsia="Times New Roman" w:hAnsi="Times New Roman" w:cs="Times New Roman"/>
          <w:color w:val="000000"/>
          <w:sz w:val="24"/>
          <w:szCs w:val="24"/>
        </w:rPr>
        <w:t xml:space="preserve">executable </w:t>
      </w:r>
      <w:r>
        <w:rPr>
          <w:rFonts w:ascii="Times New Roman" w:eastAsia="Times New Roman" w:hAnsi="Times New Roman" w:cs="Times New Roman"/>
          <w:color w:val="000000"/>
          <w:sz w:val="24"/>
          <w:szCs w:val="24"/>
        </w:rPr>
        <w:t xml:space="preserve">code. </w:t>
      </w:r>
    </w:p>
    <w:p w14:paraId="7CE523E6" w14:textId="7D9F35B9" w:rsidR="0077632A" w:rsidRDefault="0077632A" w:rsidP="00850818">
      <w:pPr>
        <w:shd w:val="clear" w:color="auto" w:fill="FFFFFF"/>
        <w:spacing w:after="0" w:line="240" w:lineRule="auto"/>
        <w:textAlignment w:val="baseline"/>
        <w:rPr>
          <w:rFonts w:ascii="Tahoma" w:eastAsia="Times New Roman" w:hAnsi="Tahoma" w:cs="Tahoma"/>
          <w:color w:val="000000"/>
          <w:sz w:val="24"/>
          <w:szCs w:val="24"/>
        </w:rPr>
      </w:pPr>
    </w:p>
    <w:p w14:paraId="39A7F51A" w14:textId="77777777" w:rsidR="0077632A" w:rsidRDefault="0077632A" w:rsidP="0077632A">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7B72B81D" w14:textId="77777777" w:rsidR="0077632A" w:rsidRPr="00E846ED" w:rsidRDefault="0077632A" w:rsidP="009B5A48">
      <w:pPr>
        <w:pStyle w:val="Heading1"/>
        <w:rPr>
          <w:rFonts w:eastAsia="Times New Roman"/>
          <w:bdr w:val="none" w:sz="0" w:space="0" w:color="auto" w:frame="1"/>
        </w:rPr>
      </w:pPr>
      <w:r w:rsidRPr="00E846ED">
        <w:rPr>
          <w:rFonts w:eastAsia="Times New Roman"/>
          <w:bdr w:val="none" w:sz="0" w:space="0" w:color="auto" w:frame="1"/>
        </w:rPr>
        <w:t>Email templating</w:t>
      </w:r>
    </w:p>
    <w:p w14:paraId="7B0E3049" w14:textId="054722D7" w:rsidR="0077632A" w:rsidRDefault="0077632A" w:rsidP="0077632A">
      <w:pPr>
        <w:rPr>
          <w:ins w:id="181" w:author="mihir padechiya" w:date="2018-12-22T01:14:00Z"/>
        </w:rPr>
      </w:pPr>
      <w:r w:rsidRPr="00E846ED">
        <w:t xml:space="preserve">The email screen (pop up) should have a text area that allows free flow keying/typing as well as input from various pre-defined text paragraphs.  These pre-defined paragraphs will be like Outlook Quick Parts. These paragraphs would be stored server-side and may warrant another database table.   It should throw pop-up window with the ability to create and select paragraphs to be inserted into the main screen.  The email screen should also have an easy way to display and select possible attachments.   There could be multiple attachments with different file formats (.pdf, .doc, .jpg, </w:t>
      </w:r>
      <w:proofErr w:type="spellStart"/>
      <w:r w:rsidRPr="00E846ED">
        <w:t>etc</w:t>
      </w:r>
      <w:proofErr w:type="spellEnd"/>
      <w:r w:rsidRPr="00E846ED">
        <w:t>).  The 2 most important recipients are the client and the blind copy (BCC:) to appropriate regional director.  The email could be sent to the online intake advisor for their records.  One another requirement is the user can click into the text area, select all, copy, and then paste somewhere else (specifically into the MQS system).</w:t>
      </w:r>
    </w:p>
    <w:p w14:paraId="15104343" w14:textId="7FA5C8FC" w:rsidR="002740C5" w:rsidRDefault="002740C5" w:rsidP="0077632A">
      <w:pPr>
        <w:rPr>
          <w:ins w:id="182" w:author="mihir padechiya" w:date="2018-12-22T01:14:00Z"/>
        </w:rPr>
      </w:pPr>
    </w:p>
    <w:p w14:paraId="0E46E386" w14:textId="77777777" w:rsidR="002740C5" w:rsidRPr="00BF4E78" w:rsidRDefault="002740C5" w:rsidP="009B5A48">
      <w:pPr>
        <w:pStyle w:val="Heading1"/>
        <w:rPr>
          <w:ins w:id="183" w:author="mihir padechiya" w:date="2018-12-22T01:14:00Z"/>
        </w:rPr>
      </w:pPr>
      <w:bookmarkStart w:id="184" w:name="_Toc533204310"/>
      <w:ins w:id="185" w:author="mihir padechiya" w:date="2018-12-22T01:14:00Z">
        <w:r w:rsidRPr="00BF4E78">
          <w:t>VALIDATIONS</w:t>
        </w:r>
        <w:bookmarkEnd w:id="184"/>
      </w:ins>
    </w:p>
    <w:p w14:paraId="509333D7" w14:textId="77777777" w:rsidR="002740C5" w:rsidRPr="00BF4E78" w:rsidRDefault="002740C5" w:rsidP="002740C5">
      <w:pPr>
        <w:pStyle w:val="ListParagraph"/>
        <w:numPr>
          <w:ilvl w:val="0"/>
          <w:numId w:val="32"/>
        </w:numPr>
        <w:rPr>
          <w:ins w:id="186" w:author="mihir padechiya" w:date="2018-12-22T01:14:00Z"/>
        </w:rPr>
      </w:pPr>
      <w:ins w:id="187" w:author="mihir padechiya" w:date="2018-12-22T01:14:00Z">
        <w:r w:rsidRPr="00BF4E78">
          <w:t>When multiple advisors are available, pick the advisor for chat who is online for a longer duration</w:t>
        </w:r>
      </w:ins>
    </w:p>
    <w:p w14:paraId="3A38A6BB" w14:textId="6C24EBE6" w:rsidR="002740C5" w:rsidRPr="00BF4E78" w:rsidRDefault="002740C5" w:rsidP="002740C5">
      <w:pPr>
        <w:pStyle w:val="ListParagraph"/>
        <w:numPr>
          <w:ilvl w:val="0"/>
          <w:numId w:val="32"/>
        </w:numPr>
        <w:rPr>
          <w:ins w:id="188" w:author="mihir padechiya" w:date="2018-12-22T01:14:00Z"/>
        </w:rPr>
      </w:pPr>
      <w:ins w:id="189" w:author="mihir padechiya" w:date="2018-12-22T01:14:00Z">
        <w:r w:rsidRPr="00BF4E78">
          <w:t xml:space="preserve">If an advisor is already engaged with one of the clients, </w:t>
        </w:r>
      </w:ins>
      <w:ins w:id="190" w:author="mihir padechiya" w:date="2018-12-22T01:28:00Z">
        <w:r w:rsidR="00B942DA" w:rsidRPr="00BF4E78">
          <w:rPr>
            <w:rPrChange w:id="191" w:author="mihir padechiya" w:date="2019-04-21T12:36:00Z">
              <w:rPr>
                <w:highlight w:val="yellow"/>
              </w:rPr>
            </w:rPrChange>
          </w:rPr>
          <w:t>then</w:t>
        </w:r>
      </w:ins>
      <w:ins w:id="192" w:author="mihir padechiya" w:date="2018-12-22T01:14:00Z">
        <w:r w:rsidRPr="00BF4E78">
          <w:t xml:space="preserve"> another client should not be able to view that advisor as available.</w:t>
        </w:r>
      </w:ins>
    </w:p>
    <w:p w14:paraId="2A6135CB" w14:textId="12ACD84D" w:rsidR="002740C5" w:rsidRPr="00BF4E78" w:rsidRDefault="002740C5" w:rsidP="002740C5">
      <w:pPr>
        <w:pStyle w:val="ListParagraph"/>
        <w:numPr>
          <w:ilvl w:val="0"/>
          <w:numId w:val="32"/>
        </w:numPr>
        <w:rPr>
          <w:ins w:id="193" w:author="mihir padechiya" w:date="2018-12-22T01:14:00Z"/>
        </w:rPr>
      </w:pPr>
      <w:ins w:id="194" w:author="mihir padechiya" w:date="2018-12-22T01:14:00Z">
        <w:r w:rsidRPr="00BF4E78">
          <w:t xml:space="preserve">The application should </w:t>
        </w:r>
      </w:ins>
      <w:ins w:id="195" w:author="mihir padechiya" w:date="2018-12-22T01:28:00Z">
        <w:r w:rsidR="00307531" w:rsidRPr="00BF4E78">
          <w:rPr>
            <w:rPrChange w:id="196" w:author="mihir padechiya" w:date="2019-04-21T12:36:00Z">
              <w:rPr>
                <w:highlight w:val="yellow"/>
              </w:rPr>
            </w:rPrChange>
          </w:rPr>
          <w:t>work</w:t>
        </w:r>
      </w:ins>
      <w:ins w:id="197" w:author="mihir padechiya" w:date="2018-12-22T01:14:00Z">
        <w:r w:rsidRPr="00BF4E78">
          <w:t xml:space="preserve"> with al</w:t>
        </w:r>
      </w:ins>
      <w:ins w:id="198" w:author="mihir padechiya" w:date="2018-12-22T01:28:00Z">
        <w:r w:rsidR="00307531" w:rsidRPr="00BF4E78">
          <w:rPr>
            <w:rPrChange w:id="199" w:author="mihir padechiya" w:date="2019-04-21T12:36:00Z">
              <w:rPr>
                <w:highlight w:val="yellow"/>
              </w:rPr>
            </w:rPrChange>
          </w:rPr>
          <w:t>l</w:t>
        </w:r>
      </w:ins>
      <w:ins w:id="200" w:author="mihir padechiya" w:date="2018-12-22T01:14:00Z">
        <w:r w:rsidRPr="00BF4E78">
          <w:t xml:space="preserve"> browsers.</w:t>
        </w:r>
      </w:ins>
    </w:p>
    <w:p w14:paraId="6E5968C3" w14:textId="77777777" w:rsidR="002740C5" w:rsidRPr="00BF4E78" w:rsidRDefault="002740C5" w:rsidP="002740C5">
      <w:pPr>
        <w:pStyle w:val="ListParagraph"/>
        <w:numPr>
          <w:ilvl w:val="0"/>
          <w:numId w:val="32"/>
        </w:numPr>
        <w:rPr>
          <w:ins w:id="201" w:author="mihir padechiya" w:date="2018-12-22T01:14:00Z"/>
        </w:rPr>
      </w:pPr>
      <w:ins w:id="202" w:author="mihir padechiya" w:date="2018-12-22T01:14:00Z">
        <w:r w:rsidRPr="00BF4E78">
          <w:rPr>
            <w:b/>
            <w:rPrChange w:id="203" w:author="mihir padechiya" w:date="2019-04-21T12:36:00Z">
              <w:rPr/>
            </w:rPrChange>
          </w:rPr>
          <w:t>Advance phase of the project</w:t>
        </w:r>
        <w:r w:rsidRPr="00BF4E78">
          <w:t>: It should work with all OS</w:t>
        </w:r>
      </w:ins>
    </w:p>
    <w:p w14:paraId="31470D10" w14:textId="35862B48" w:rsidR="00B958E3" w:rsidRPr="00BF4E78" w:rsidRDefault="00B958E3" w:rsidP="009B5A48">
      <w:pPr>
        <w:pStyle w:val="Heading1"/>
        <w:rPr>
          <w:ins w:id="204" w:author="mihir padechiya" w:date="2018-12-22T01:15:00Z"/>
          <w:rFonts w:eastAsia="Times New Roman"/>
          <w:bdr w:val="none" w:sz="0" w:space="0" w:color="auto" w:frame="1"/>
        </w:rPr>
      </w:pPr>
      <w:ins w:id="205" w:author="mihir padechiya" w:date="2018-12-22T01:14:00Z">
        <w:r w:rsidRPr="00BF4E78">
          <w:rPr>
            <w:rFonts w:eastAsia="Times New Roman"/>
            <w:bdr w:val="none" w:sz="0" w:space="0" w:color="auto" w:frame="1"/>
          </w:rPr>
          <w:t>Client Options</w:t>
        </w:r>
      </w:ins>
      <w:ins w:id="206" w:author="mihir padechiya" w:date="2018-12-22T01:15:00Z">
        <w:r w:rsidRPr="00BF4E78">
          <w:rPr>
            <w:rFonts w:eastAsia="Times New Roman"/>
            <w:bdr w:val="none" w:sz="0" w:space="0" w:color="auto" w:frame="1"/>
          </w:rPr>
          <w:t>:</w:t>
        </w:r>
      </w:ins>
    </w:p>
    <w:p w14:paraId="7737453D" w14:textId="722BE595" w:rsidR="00B958E3" w:rsidRPr="00BF4E78" w:rsidRDefault="00B958E3" w:rsidP="00B958E3">
      <w:pPr>
        <w:pStyle w:val="ListParagraph"/>
        <w:numPr>
          <w:ilvl w:val="0"/>
          <w:numId w:val="33"/>
        </w:numPr>
        <w:rPr>
          <w:ins w:id="207" w:author="mihir padechiya" w:date="2018-12-22T01:16:00Z"/>
        </w:rPr>
      </w:pPr>
      <w:ins w:id="208" w:author="mihir padechiya" w:date="2018-12-22T01:15:00Z">
        <w:r w:rsidRPr="00BF4E78">
          <w:t xml:space="preserve">When client clicks on the video/text chat, </w:t>
        </w:r>
      </w:ins>
      <w:ins w:id="209" w:author="mihir padechiya" w:date="2018-12-22T01:18:00Z">
        <w:r w:rsidR="001E76FA" w:rsidRPr="00BF4E78">
          <w:t>then</w:t>
        </w:r>
      </w:ins>
      <w:ins w:id="210" w:author="mihir padechiya" w:date="2018-12-22T01:15:00Z">
        <w:r w:rsidRPr="00BF4E78">
          <w:t xml:space="preserve"> a pop up would display th</w:t>
        </w:r>
      </w:ins>
      <w:ins w:id="211" w:author="mihir padechiya" w:date="2018-12-22T01:16:00Z">
        <w:r w:rsidRPr="00BF4E78">
          <w:t>e following message:</w:t>
        </w:r>
      </w:ins>
    </w:p>
    <w:p w14:paraId="3518F705" w14:textId="7E65E547" w:rsidR="00B958E3" w:rsidRPr="00BF4E78" w:rsidRDefault="00B958E3" w:rsidP="00B958E3">
      <w:pPr>
        <w:pStyle w:val="ListParagraph"/>
        <w:rPr>
          <w:ins w:id="212" w:author="mihir padechiya" w:date="2018-12-22T01:16:00Z"/>
        </w:rPr>
      </w:pPr>
      <w:ins w:id="213" w:author="mihir padechiya" w:date="2018-12-22T01:16:00Z">
        <w:r w:rsidRPr="00BF4E78">
          <w:t>“The discussion with advisor would take approximately 30 minutes. Do you want to continue?”</w:t>
        </w:r>
      </w:ins>
    </w:p>
    <w:p w14:paraId="01C179EE" w14:textId="673474A7" w:rsidR="00D25529" w:rsidRPr="00BF4E78" w:rsidRDefault="00084FB4" w:rsidP="00D25529">
      <w:pPr>
        <w:pStyle w:val="ListParagraph"/>
        <w:rPr>
          <w:ins w:id="214" w:author="mihir padechiya" w:date="2018-12-22T01:24:00Z"/>
        </w:rPr>
      </w:pPr>
      <w:ins w:id="215" w:author="mihir padechiya" w:date="2018-12-22T01:16:00Z">
        <w:r w:rsidRPr="00BF4E78">
          <w:t>If he says Yes, “than it will take</w:t>
        </w:r>
      </w:ins>
      <w:ins w:id="216" w:author="mihir padechiya" w:date="2018-12-22T01:17:00Z">
        <w:r w:rsidRPr="00BF4E78">
          <w:t xml:space="preserve"> connect them to one of the available advisors”</w:t>
        </w:r>
      </w:ins>
    </w:p>
    <w:p w14:paraId="626C1BCF" w14:textId="1D7F4631" w:rsidR="00D25529" w:rsidRPr="00BF4E78" w:rsidRDefault="00D25529" w:rsidP="00D25529">
      <w:pPr>
        <w:pStyle w:val="ListParagraph"/>
        <w:numPr>
          <w:ilvl w:val="0"/>
          <w:numId w:val="33"/>
        </w:numPr>
        <w:rPr>
          <w:ins w:id="217" w:author="mihir padechiya" w:date="2018-12-22T01:25:00Z"/>
        </w:rPr>
      </w:pPr>
      <w:ins w:id="218" w:author="mihir padechiya" w:date="2018-12-22T01:24:00Z">
        <w:r w:rsidRPr="00BF4E78">
          <w:t xml:space="preserve">If No, </w:t>
        </w:r>
      </w:ins>
      <w:ins w:id="219" w:author="mihir padechiya" w:date="2018-12-22T01:26:00Z">
        <w:r w:rsidR="00952A09" w:rsidRPr="00BF4E78">
          <w:t>then</w:t>
        </w:r>
      </w:ins>
      <w:ins w:id="220" w:author="mihir padechiya" w:date="2018-12-22T01:24:00Z">
        <w:r w:rsidRPr="00BF4E78">
          <w:t xml:space="preserve"> a </w:t>
        </w:r>
      </w:ins>
      <w:ins w:id="221" w:author="mihir padechiya" w:date="2018-12-22T01:26:00Z">
        <w:r w:rsidRPr="00BF4E78">
          <w:t>calendar</w:t>
        </w:r>
      </w:ins>
      <w:ins w:id="222" w:author="mihir padechiya" w:date="2018-12-22T01:25:00Z">
        <w:r w:rsidRPr="00BF4E78">
          <w:t xml:space="preserve"> scheduler will be shown to client to schedule an appointment </w:t>
        </w:r>
        <w:proofErr w:type="gramStart"/>
        <w:r w:rsidRPr="00BF4E78">
          <w:t>at a later time</w:t>
        </w:r>
        <w:proofErr w:type="gramEnd"/>
        <w:r w:rsidRPr="00BF4E78">
          <w:t>.</w:t>
        </w:r>
      </w:ins>
    </w:p>
    <w:p w14:paraId="371138CB" w14:textId="77777777" w:rsidR="00D25529" w:rsidRPr="00BF4E78" w:rsidRDefault="00D25529" w:rsidP="00D25529">
      <w:pPr>
        <w:pStyle w:val="ListParagraph"/>
        <w:rPr>
          <w:ins w:id="223" w:author="mihir padechiya" w:date="2018-12-22T01:24:00Z"/>
        </w:rPr>
      </w:pPr>
    </w:p>
    <w:p w14:paraId="4C58D24D" w14:textId="7890280C" w:rsidR="00084FB4" w:rsidRPr="00BF4E78" w:rsidRDefault="00D25529">
      <w:pPr>
        <w:pStyle w:val="ListParagraph"/>
        <w:numPr>
          <w:ilvl w:val="0"/>
          <w:numId w:val="33"/>
        </w:numPr>
        <w:rPr>
          <w:ins w:id="224" w:author="mihir padechiya" w:date="2018-12-22T01:24:00Z"/>
        </w:rPr>
        <w:pPrChange w:id="225" w:author="mihir padechiya" w:date="2018-12-22T01:24:00Z">
          <w:pPr>
            <w:pStyle w:val="ListParagraph"/>
          </w:pPr>
        </w:pPrChange>
      </w:pPr>
      <w:ins w:id="226" w:author="mihir padechiya" w:date="2018-12-22T01:25:00Z">
        <w:r w:rsidRPr="00BF4E78">
          <w:t xml:space="preserve">Once done, </w:t>
        </w:r>
      </w:ins>
      <w:ins w:id="227" w:author="mihir padechiya" w:date="2018-12-22T01:26:00Z">
        <w:r w:rsidR="00D87468" w:rsidRPr="00BF4E78">
          <w:t>it</w:t>
        </w:r>
      </w:ins>
      <w:ins w:id="228" w:author="mihir padechiya" w:date="2018-12-22T01:17:00Z">
        <w:r w:rsidR="00084FB4" w:rsidRPr="00BF4E78">
          <w:t xml:space="preserve"> will say display a </w:t>
        </w:r>
      </w:ins>
      <w:ins w:id="229" w:author="mihir padechiya" w:date="2018-12-22T01:26:00Z">
        <w:r w:rsidRPr="00BF4E78">
          <w:t>message</w:t>
        </w:r>
      </w:ins>
      <w:ins w:id="230" w:author="mihir padechiya" w:date="2018-12-22T01:17:00Z">
        <w:r w:rsidR="00084FB4" w:rsidRPr="00BF4E78">
          <w:t xml:space="preserve"> “Thank you for contacting SBD</w:t>
        </w:r>
      </w:ins>
      <w:ins w:id="231" w:author="mihir padechiya" w:date="2018-12-22T01:18:00Z">
        <w:r w:rsidR="00084FB4" w:rsidRPr="00BF4E78">
          <w:t>C, someone would be in touch with you shortly for all the assistance you need and resolving queries”</w:t>
        </w:r>
      </w:ins>
    </w:p>
    <w:p w14:paraId="123F5E74" w14:textId="77777777" w:rsidR="00B91264" w:rsidRDefault="00B91264" w:rsidP="00B958E3">
      <w:pPr>
        <w:pStyle w:val="ListParagraph"/>
        <w:rPr>
          <w:ins w:id="232" w:author="mihir padechiya" w:date="2018-12-22T01:18:00Z"/>
        </w:rPr>
      </w:pPr>
    </w:p>
    <w:p w14:paraId="3AB9D47C" w14:textId="5D0E3E08" w:rsidR="00084FB4" w:rsidRDefault="00084FB4" w:rsidP="00B958E3">
      <w:pPr>
        <w:pStyle w:val="ListParagraph"/>
        <w:rPr>
          <w:ins w:id="233" w:author="mihir padechiya" w:date="2018-12-22T01:18:00Z"/>
        </w:rPr>
      </w:pPr>
    </w:p>
    <w:p w14:paraId="066E9E5D" w14:textId="77777777" w:rsidR="00084FB4" w:rsidRPr="00B958E3" w:rsidRDefault="00084FB4">
      <w:pPr>
        <w:pStyle w:val="ListParagraph"/>
        <w:rPr>
          <w:ins w:id="234" w:author="mihir padechiya" w:date="2018-12-22T01:14:00Z"/>
          <w:rPrChange w:id="235" w:author="mihir padechiya" w:date="2018-12-22T01:15:00Z">
            <w:rPr>
              <w:ins w:id="236" w:author="mihir padechiya" w:date="2018-12-22T01:14:00Z"/>
              <w:rFonts w:eastAsia="Times New Roman"/>
              <w:bdr w:val="none" w:sz="0" w:space="0" w:color="auto" w:frame="1"/>
            </w:rPr>
          </w:rPrChange>
        </w:rPr>
        <w:pPrChange w:id="237" w:author="mihir padechiya" w:date="2018-12-22T01:16:00Z">
          <w:pPr>
            <w:pStyle w:val="Heading1"/>
          </w:pPr>
        </w:pPrChange>
      </w:pPr>
    </w:p>
    <w:p w14:paraId="161C5892" w14:textId="77777777" w:rsidR="002740C5" w:rsidRPr="00D63E68" w:rsidRDefault="002740C5" w:rsidP="0077632A"/>
    <w:p w14:paraId="5FDCEE1F" w14:textId="77777777" w:rsidR="0077632A" w:rsidRPr="00432EE1" w:rsidRDefault="0077632A" w:rsidP="00850818">
      <w:pPr>
        <w:shd w:val="clear" w:color="auto" w:fill="FFFFFF"/>
        <w:spacing w:after="0" w:line="240" w:lineRule="auto"/>
        <w:textAlignment w:val="baseline"/>
        <w:rPr>
          <w:rFonts w:ascii="Tahoma" w:eastAsia="Times New Roman" w:hAnsi="Tahoma" w:cs="Tahoma"/>
          <w:color w:val="000000"/>
          <w:sz w:val="24"/>
          <w:szCs w:val="24"/>
        </w:rPr>
      </w:pPr>
    </w:p>
    <w:p w14:paraId="6871D106" w14:textId="77777777" w:rsidR="000509E3" w:rsidRDefault="000509E3" w:rsidP="00432EE1">
      <w:pPr>
        <w:shd w:val="clear" w:color="auto" w:fill="FFFFFF"/>
        <w:spacing w:after="0" w:line="480" w:lineRule="atLeast"/>
        <w:textAlignment w:val="baseline"/>
        <w:outlineLvl w:val="2"/>
        <w:rPr>
          <w:rFonts w:ascii="Tahoma" w:eastAsia="Times New Roman" w:hAnsi="Tahoma" w:cs="Tahoma"/>
          <w:b/>
          <w:bCs/>
          <w:color w:val="000000"/>
          <w:sz w:val="27"/>
          <w:szCs w:val="27"/>
          <w:bdr w:val="none" w:sz="0" w:space="0" w:color="auto" w:frame="1"/>
        </w:rPr>
      </w:pPr>
    </w:p>
    <w:p w14:paraId="716CD2DB" w14:textId="77777777" w:rsidR="00432EE1" w:rsidRPr="00C47A9B" w:rsidRDefault="00432EE1" w:rsidP="009B5A48">
      <w:pPr>
        <w:pStyle w:val="Heading1"/>
        <w:rPr>
          <w:rFonts w:eastAsia="Times New Roman"/>
        </w:rPr>
      </w:pPr>
      <w:bookmarkStart w:id="238" w:name="_Toc517442244"/>
      <w:r w:rsidRPr="00C47A9B">
        <w:rPr>
          <w:rFonts w:eastAsia="Times New Roman"/>
          <w:bdr w:val="none" w:sz="0" w:space="0" w:color="auto" w:frame="1"/>
        </w:rPr>
        <w:lastRenderedPageBreak/>
        <w:t>COMMUNICATIONS INTERFACES</w:t>
      </w:r>
      <w:bookmarkEnd w:id="238"/>
    </w:p>
    <w:p w14:paraId="76E2092D" w14:textId="77777777" w:rsidR="00C47A9B" w:rsidRPr="00C47A9B" w:rsidRDefault="00C47A9B" w:rsidP="00C47A9B">
      <w:pPr>
        <w:pStyle w:val="NoSpacing"/>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Communications </w:t>
      </w:r>
      <w:r w:rsidR="002F7102">
        <w:rPr>
          <w:rFonts w:ascii="Times New Roman" w:eastAsia="Times New Roman" w:hAnsi="Times New Roman" w:cs="Times New Roman"/>
          <w:sz w:val="24"/>
          <w:szCs w:val="24"/>
        </w:rPr>
        <w:t>for the text chat will be server-</w:t>
      </w:r>
      <w:r w:rsidRPr="00C47A9B">
        <w:rPr>
          <w:rFonts w:ascii="Times New Roman" w:eastAsia="Times New Roman" w:hAnsi="Times New Roman" w:cs="Times New Roman"/>
          <w:sz w:val="24"/>
          <w:szCs w:val="24"/>
        </w:rPr>
        <w:t>side software.</w:t>
      </w:r>
    </w:p>
    <w:p w14:paraId="5886F9A9" w14:textId="77777777" w:rsidR="00C47A9B" w:rsidRPr="00C47A9B" w:rsidRDefault="00C47A9B" w:rsidP="00C47A9B">
      <w:pPr>
        <w:pStyle w:val="NoSpacing"/>
        <w:rPr>
          <w:rFonts w:ascii="Times New Roman" w:eastAsia="Times New Roman" w:hAnsi="Times New Roman" w:cs="Times New Roman"/>
          <w:sz w:val="24"/>
          <w:szCs w:val="24"/>
        </w:rPr>
      </w:pPr>
    </w:p>
    <w:p w14:paraId="4D249B0A" w14:textId="77777777" w:rsidR="00C47A9B" w:rsidRPr="00C47A9B" w:rsidRDefault="00C47A9B" w:rsidP="00C47A9B">
      <w:pPr>
        <w:pStyle w:val="NoSpacing"/>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Video/Audio communications will require both the Advisor and Client to have a </w:t>
      </w:r>
      <w:r w:rsidR="00073765">
        <w:rPr>
          <w:rFonts w:ascii="Times New Roman" w:eastAsia="Times New Roman" w:hAnsi="Times New Roman" w:cs="Times New Roman"/>
          <w:sz w:val="24"/>
          <w:szCs w:val="24"/>
        </w:rPr>
        <w:t xml:space="preserve">client device with a </w:t>
      </w:r>
      <w:r w:rsidRPr="00C47A9B">
        <w:rPr>
          <w:rFonts w:ascii="Times New Roman" w:eastAsia="Times New Roman" w:hAnsi="Times New Roman" w:cs="Times New Roman"/>
          <w:sz w:val="24"/>
          <w:szCs w:val="24"/>
        </w:rPr>
        <w:t>webcam and microphone.</w:t>
      </w:r>
    </w:p>
    <w:p w14:paraId="105CB5E3" w14:textId="77777777" w:rsidR="00C47A9B" w:rsidRDefault="00C47A9B" w:rsidP="00C47A9B">
      <w:pPr>
        <w:pStyle w:val="NoSpacing"/>
        <w:rPr>
          <w:rFonts w:eastAsia="Times New Roman"/>
        </w:rPr>
      </w:pPr>
    </w:p>
    <w:p w14:paraId="4FBA847B" w14:textId="77777777" w:rsidR="00C47A9B" w:rsidRDefault="00C47A9B" w:rsidP="00C47A9B">
      <w:pPr>
        <w:rPr>
          <w:rFonts w:ascii="Times New Roman" w:eastAsia="Times New Roman" w:hAnsi="Times New Roman" w:cs="Times New Roman"/>
          <w:sz w:val="24"/>
          <w:szCs w:val="24"/>
        </w:rPr>
      </w:pPr>
      <w:r w:rsidRPr="00C47A9B">
        <w:rPr>
          <w:rFonts w:ascii="Times New Roman" w:eastAsia="Times New Roman" w:hAnsi="Times New Roman" w:cs="Times New Roman"/>
          <w:sz w:val="24"/>
          <w:szCs w:val="24"/>
        </w:rPr>
        <w:t xml:space="preserve">Communications for video/audio chat should </w:t>
      </w:r>
      <w:r w:rsidR="00510741">
        <w:rPr>
          <w:rFonts w:ascii="Times New Roman" w:eastAsia="Times New Roman" w:hAnsi="Times New Roman" w:cs="Times New Roman"/>
          <w:sz w:val="24"/>
          <w:szCs w:val="24"/>
        </w:rPr>
        <w:t xml:space="preserve">be </w:t>
      </w:r>
      <w:proofErr w:type="gramStart"/>
      <w:r w:rsidR="00510741">
        <w:rPr>
          <w:rFonts w:ascii="Times New Roman" w:eastAsia="Times New Roman" w:hAnsi="Times New Roman" w:cs="Times New Roman"/>
          <w:sz w:val="24"/>
          <w:szCs w:val="24"/>
        </w:rPr>
        <w:t>server side</w:t>
      </w:r>
      <w:proofErr w:type="gramEnd"/>
      <w:r w:rsidR="00510741">
        <w:rPr>
          <w:rFonts w:ascii="Times New Roman" w:eastAsia="Times New Roman" w:hAnsi="Times New Roman" w:cs="Times New Roman"/>
          <w:sz w:val="24"/>
          <w:szCs w:val="24"/>
        </w:rPr>
        <w:t xml:space="preserve"> software using technology such as </w:t>
      </w:r>
      <w:r w:rsidRPr="00C47A9B">
        <w:rPr>
          <w:rFonts w:ascii="Times New Roman" w:eastAsia="Times New Roman" w:hAnsi="Times New Roman" w:cs="Times New Roman"/>
          <w:sz w:val="24"/>
          <w:szCs w:val="24"/>
        </w:rPr>
        <w:t>WebRTC.  This open</w:t>
      </w:r>
      <w:r>
        <w:rPr>
          <w:rFonts w:ascii="Times New Roman" w:eastAsia="Times New Roman" w:hAnsi="Times New Roman" w:cs="Times New Roman"/>
          <w:sz w:val="24"/>
          <w:szCs w:val="24"/>
        </w:rPr>
        <w:t xml:space="preserve"> </w:t>
      </w:r>
      <w:r w:rsidRPr="00C47A9B">
        <w:rPr>
          <w:rFonts w:ascii="Times New Roman" w:eastAsia="Times New Roman" w:hAnsi="Times New Roman" w:cs="Times New Roman"/>
          <w:sz w:val="24"/>
          <w:szCs w:val="24"/>
        </w:rPr>
        <w:t>source platform</w:t>
      </w:r>
      <w:r>
        <w:rPr>
          <w:rFonts w:ascii="Times New Roman" w:eastAsia="Times New Roman" w:hAnsi="Times New Roman" w:cs="Times New Roman"/>
          <w:sz w:val="24"/>
          <w:szCs w:val="24"/>
        </w:rPr>
        <w:t xml:space="preserve"> (webrtc.org)</w:t>
      </w:r>
      <w:r w:rsidRPr="00C47A9B">
        <w:rPr>
          <w:rFonts w:ascii="Times New Roman" w:eastAsia="Times New Roman" w:hAnsi="Times New Roman" w:cs="Times New Roman"/>
          <w:sz w:val="24"/>
          <w:szCs w:val="24"/>
        </w:rPr>
        <w:t xml:space="preserve"> is completely browser based and does not require the client device to download any software. </w:t>
      </w:r>
    </w:p>
    <w:p w14:paraId="4179334F" w14:textId="77777777" w:rsidR="00C47A9B" w:rsidRDefault="002F7102" w:rsidP="00C47A9B">
      <w:pPr>
        <w:rPr>
          <w:rFonts w:ascii="Times New Roman" w:eastAsia="Times New Roman" w:hAnsi="Times New Roman" w:cs="Times New Roman"/>
          <w:sz w:val="24"/>
          <w:szCs w:val="24"/>
        </w:rPr>
      </w:pPr>
      <w:r>
        <w:rPr>
          <w:rFonts w:ascii="Times New Roman" w:eastAsia="Times New Roman" w:hAnsi="Times New Roman" w:cs="Times New Roman"/>
          <w:sz w:val="24"/>
          <w:szCs w:val="24"/>
        </w:rPr>
        <w:t>WebRTC will prompt the user to grant</w:t>
      </w:r>
      <w:r w:rsidR="00C47A9B">
        <w:rPr>
          <w:rFonts w:ascii="Times New Roman" w:eastAsia="Times New Roman" w:hAnsi="Times New Roman" w:cs="Times New Roman"/>
          <w:sz w:val="24"/>
          <w:szCs w:val="24"/>
        </w:rPr>
        <w:t xml:space="preserve"> access to the device’s microphone and webcam.</w:t>
      </w:r>
    </w:p>
    <w:p w14:paraId="61B22242" w14:textId="77777777" w:rsidR="00C47A9B" w:rsidRPr="00C47A9B" w:rsidRDefault="00C47A9B" w:rsidP="00C47A9B">
      <w:pPr>
        <w:rPr>
          <w:rFonts w:ascii="Times New Roman" w:eastAsia="Times New Roman" w:hAnsi="Times New Roman" w:cs="Times New Roman"/>
          <w:sz w:val="24"/>
          <w:szCs w:val="24"/>
        </w:rPr>
      </w:pPr>
    </w:p>
    <w:p w14:paraId="09D91F89" w14:textId="77777777" w:rsidR="00C47A9B" w:rsidRDefault="00C47A9B" w:rsidP="00432EE1">
      <w:pPr>
        <w:shd w:val="clear" w:color="auto" w:fill="FFFFFF"/>
        <w:spacing w:after="0" w:line="480" w:lineRule="atLeast"/>
        <w:textAlignment w:val="baseline"/>
        <w:outlineLvl w:val="2"/>
        <w:rPr>
          <w:rFonts w:ascii="Times New Roman" w:eastAsia="Times New Roman" w:hAnsi="Times New Roman" w:cs="Times New Roman"/>
          <w:color w:val="000000"/>
          <w:sz w:val="24"/>
          <w:szCs w:val="24"/>
        </w:rPr>
      </w:pPr>
    </w:p>
    <w:p w14:paraId="699B9146" w14:textId="77777777" w:rsidR="00432EE1" w:rsidRPr="00073765" w:rsidRDefault="00432EE1" w:rsidP="009B5A48">
      <w:pPr>
        <w:pStyle w:val="Heading1"/>
        <w:rPr>
          <w:rFonts w:eastAsia="Times New Roman"/>
        </w:rPr>
      </w:pPr>
      <w:bookmarkStart w:id="239" w:name="_Toc517442245"/>
      <w:r w:rsidRPr="00073765">
        <w:rPr>
          <w:rFonts w:eastAsia="Times New Roman"/>
          <w:bdr w:val="none" w:sz="0" w:space="0" w:color="auto" w:frame="1"/>
        </w:rPr>
        <w:t>MEMORY CONSTRAINTS</w:t>
      </w:r>
      <w:bookmarkEnd w:id="239"/>
    </w:p>
    <w:p w14:paraId="102127B7" w14:textId="77777777" w:rsidR="00073765" w:rsidRPr="00510741" w:rsidRDefault="00073765" w:rsidP="00073765">
      <w:pPr>
        <w:pStyle w:val="NoSpacing"/>
        <w:rPr>
          <w:rFonts w:ascii="Times New Roman" w:eastAsia="Times New Roman" w:hAnsi="Times New Roman" w:cs="Times New Roman"/>
          <w:sz w:val="24"/>
          <w:szCs w:val="24"/>
        </w:rPr>
      </w:pPr>
      <w:r w:rsidRPr="00510741">
        <w:rPr>
          <w:rFonts w:ascii="Times New Roman" w:eastAsia="Times New Roman" w:hAnsi="Times New Roman" w:cs="Times New Roman"/>
          <w:sz w:val="24"/>
          <w:szCs w:val="24"/>
        </w:rPr>
        <w:t>The RTCI server, webserver, and database should be sized to accommodate at least 150 simultaneous users.</w:t>
      </w:r>
    </w:p>
    <w:p w14:paraId="62FD3F91" w14:textId="77777777" w:rsidR="00073765" w:rsidRPr="00510741" w:rsidRDefault="00073765" w:rsidP="00073765">
      <w:pPr>
        <w:pStyle w:val="NoSpacing"/>
        <w:rPr>
          <w:rFonts w:ascii="Times New Roman" w:eastAsia="Times New Roman" w:hAnsi="Times New Roman" w:cs="Times New Roman"/>
          <w:sz w:val="24"/>
          <w:szCs w:val="24"/>
        </w:rPr>
      </w:pPr>
    </w:p>
    <w:p w14:paraId="287C7E56" w14:textId="77777777" w:rsidR="00073765" w:rsidRPr="00510741" w:rsidRDefault="00073765" w:rsidP="00073765">
      <w:pPr>
        <w:pStyle w:val="NoSpacing"/>
        <w:rPr>
          <w:rFonts w:ascii="Times New Roman" w:eastAsia="Times New Roman" w:hAnsi="Times New Roman" w:cs="Times New Roman"/>
          <w:sz w:val="24"/>
          <w:szCs w:val="24"/>
        </w:rPr>
      </w:pPr>
      <w:r w:rsidRPr="00510741">
        <w:rPr>
          <w:rFonts w:ascii="Times New Roman" w:eastAsia="Times New Roman" w:hAnsi="Times New Roman" w:cs="Times New Roman"/>
          <w:sz w:val="24"/>
          <w:szCs w:val="24"/>
        </w:rPr>
        <w:t xml:space="preserve">Although there are no plans at this time to capture video of the sessions, space </w:t>
      </w:r>
      <w:proofErr w:type="gramStart"/>
      <w:r w:rsidRPr="00510741">
        <w:rPr>
          <w:rFonts w:ascii="Times New Roman" w:eastAsia="Times New Roman" w:hAnsi="Times New Roman" w:cs="Times New Roman"/>
          <w:sz w:val="24"/>
          <w:szCs w:val="24"/>
        </w:rPr>
        <w:t>sufficient</w:t>
      </w:r>
      <w:proofErr w:type="gramEnd"/>
      <w:r w:rsidRPr="00510741">
        <w:rPr>
          <w:rFonts w:ascii="Times New Roman" w:eastAsia="Times New Roman" w:hAnsi="Times New Roman" w:cs="Times New Roman"/>
          <w:sz w:val="24"/>
          <w:szCs w:val="24"/>
        </w:rPr>
        <w:t xml:space="preserve"> for video file storage should be consider for training purposes.</w:t>
      </w:r>
    </w:p>
    <w:p w14:paraId="4B0768DB" w14:textId="77777777" w:rsidR="00073765" w:rsidRDefault="00073765" w:rsidP="00073765">
      <w:pPr>
        <w:pStyle w:val="NoSpacing"/>
        <w:rPr>
          <w:rFonts w:eastAsia="Times New Roman"/>
        </w:rPr>
      </w:pPr>
    </w:p>
    <w:p w14:paraId="764E7B90" w14:textId="77777777" w:rsidR="003018FE" w:rsidRDefault="003018FE" w:rsidP="003018FE">
      <w:pPr>
        <w:pStyle w:val="NoSpacing"/>
        <w:rPr>
          <w:rFonts w:ascii="Tahoma" w:eastAsia="Times New Roman" w:hAnsi="Tahoma" w:cs="Tahoma"/>
          <w:b/>
          <w:bCs/>
          <w:color w:val="000000"/>
          <w:sz w:val="27"/>
          <w:szCs w:val="27"/>
          <w:bdr w:val="none" w:sz="0" w:space="0" w:color="auto" w:frame="1"/>
        </w:rPr>
      </w:pPr>
    </w:p>
    <w:p w14:paraId="3BE733A1" w14:textId="77777777" w:rsidR="00432EE1" w:rsidRPr="00082267" w:rsidRDefault="00082267" w:rsidP="009B5A48">
      <w:pPr>
        <w:pStyle w:val="Heading1"/>
        <w:rPr>
          <w:rFonts w:eastAsia="Times New Roman"/>
          <w:sz w:val="30"/>
          <w:szCs w:val="30"/>
        </w:rPr>
      </w:pPr>
      <w:bookmarkStart w:id="240" w:name="_Toc517442246"/>
      <w:r w:rsidRPr="00082267">
        <w:rPr>
          <w:rFonts w:eastAsia="Times New Roman"/>
          <w:bdr w:val="none" w:sz="0" w:space="0" w:color="auto" w:frame="1"/>
        </w:rPr>
        <w:t>Software logic and</w:t>
      </w:r>
      <w:r w:rsidR="00432EE1" w:rsidRPr="00082267">
        <w:rPr>
          <w:rFonts w:eastAsia="Times New Roman"/>
          <w:bdr w:val="none" w:sz="0" w:space="0" w:color="auto" w:frame="1"/>
        </w:rPr>
        <w:t xml:space="preserve"> FUNCTIONS</w:t>
      </w:r>
      <w:bookmarkEnd w:id="240"/>
    </w:p>
    <w:p w14:paraId="2FB48C1E" w14:textId="5EE4F760" w:rsidR="00432EE1" w:rsidRPr="00510741" w:rsidRDefault="00082267"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 xml:space="preserve">The software should prompt the user with forms, accept user input, provide </w:t>
      </w:r>
      <w:r w:rsidR="005C0CBE" w:rsidRPr="00510741">
        <w:rPr>
          <w:rFonts w:ascii="Times New Roman" w:eastAsia="Times New Roman" w:hAnsi="Times New Roman" w:cs="Times New Roman"/>
          <w:color w:val="000000"/>
          <w:sz w:val="24"/>
          <w:szCs w:val="24"/>
        </w:rPr>
        <w:t xml:space="preserve">data formatting validation, insert data into a database, </w:t>
      </w:r>
      <w:r w:rsidR="00C56542" w:rsidRPr="00510741">
        <w:rPr>
          <w:rFonts w:ascii="Times New Roman" w:eastAsia="Times New Roman" w:hAnsi="Times New Roman" w:cs="Times New Roman"/>
          <w:color w:val="000000"/>
          <w:sz w:val="24"/>
          <w:szCs w:val="24"/>
        </w:rPr>
        <w:t xml:space="preserve">provide </w:t>
      </w:r>
      <w:del w:id="241" w:author="mihir padechiya" w:date="2018-12-22T01:31:00Z">
        <w:r w:rsidR="00C56542" w:rsidRPr="00510741" w:rsidDel="007633F3">
          <w:rPr>
            <w:rFonts w:ascii="Times New Roman" w:eastAsia="Times New Roman" w:hAnsi="Times New Roman" w:cs="Times New Roman"/>
            <w:color w:val="000000"/>
            <w:sz w:val="24"/>
            <w:szCs w:val="24"/>
          </w:rPr>
          <w:delText>two way</w:delText>
        </w:r>
      </w:del>
      <w:ins w:id="242" w:author="mihir padechiya" w:date="2018-12-22T01:31:00Z">
        <w:r w:rsidR="007633F3" w:rsidRPr="00510741">
          <w:rPr>
            <w:rFonts w:ascii="Times New Roman" w:eastAsia="Times New Roman" w:hAnsi="Times New Roman" w:cs="Times New Roman"/>
            <w:color w:val="000000"/>
            <w:sz w:val="24"/>
            <w:szCs w:val="24"/>
          </w:rPr>
          <w:t>two-way</w:t>
        </w:r>
      </w:ins>
      <w:r w:rsidR="00C56542" w:rsidRPr="00510741">
        <w:rPr>
          <w:rFonts w:ascii="Times New Roman" w:eastAsia="Times New Roman" w:hAnsi="Times New Roman" w:cs="Times New Roman"/>
          <w:color w:val="000000"/>
          <w:sz w:val="24"/>
          <w:szCs w:val="24"/>
        </w:rPr>
        <w:t xml:space="preserve"> video communication, </w:t>
      </w:r>
      <w:r w:rsidR="005C0CBE" w:rsidRPr="00510741">
        <w:rPr>
          <w:rFonts w:ascii="Times New Roman" w:eastAsia="Times New Roman" w:hAnsi="Times New Roman" w:cs="Times New Roman"/>
          <w:color w:val="000000"/>
          <w:sz w:val="24"/>
          <w:szCs w:val="24"/>
        </w:rPr>
        <w:t xml:space="preserve">and generate reports. </w:t>
      </w:r>
      <w:r w:rsidR="00AD3F8B" w:rsidRPr="00510741">
        <w:rPr>
          <w:rFonts w:ascii="Times New Roman" w:eastAsia="Times New Roman" w:hAnsi="Times New Roman" w:cs="Times New Roman"/>
          <w:color w:val="000000"/>
          <w:sz w:val="24"/>
          <w:szCs w:val="24"/>
        </w:rPr>
        <w:t xml:space="preserve">  </w:t>
      </w:r>
      <w:r w:rsidR="00C73B08" w:rsidRPr="00510741">
        <w:rPr>
          <w:rFonts w:ascii="Times New Roman" w:eastAsia="Times New Roman" w:hAnsi="Times New Roman" w:cs="Times New Roman"/>
          <w:color w:val="000000"/>
          <w:sz w:val="24"/>
          <w:szCs w:val="24"/>
        </w:rPr>
        <w:t xml:space="preserve">The software will also handle ques of available and assigned Online Advisors.  </w:t>
      </w:r>
      <w:r w:rsidR="00AD3F8B" w:rsidRPr="00510741">
        <w:rPr>
          <w:rFonts w:ascii="Times New Roman" w:eastAsia="Times New Roman" w:hAnsi="Times New Roman" w:cs="Times New Roman"/>
          <w:color w:val="000000"/>
          <w:sz w:val="24"/>
          <w:szCs w:val="24"/>
        </w:rPr>
        <w:t>Error checking should be part of every user input function.</w:t>
      </w:r>
      <w:r w:rsidR="00510741">
        <w:rPr>
          <w:rFonts w:ascii="Times New Roman" w:eastAsia="Times New Roman" w:hAnsi="Times New Roman" w:cs="Times New Roman"/>
          <w:color w:val="000000"/>
          <w:sz w:val="24"/>
          <w:szCs w:val="24"/>
        </w:rPr>
        <w:t xml:space="preserve">  SSL should be used for all network communications and all logs and data should use encryption.</w:t>
      </w:r>
    </w:p>
    <w:p w14:paraId="3C703291" w14:textId="77777777" w:rsidR="00432EE1" w:rsidRPr="00C56542" w:rsidRDefault="00432EE1" w:rsidP="009B5A48">
      <w:pPr>
        <w:pStyle w:val="Heading1"/>
        <w:rPr>
          <w:rFonts w:eastAsia="Times New Roman"/>
          <w:sz w:val="30"/>
          <w:szCs w:val="30"/>
        </w:rPr>
      </w:pPr>
      <w:bookmarkStart w:id="243" w:name="_Toc517442247"/>
      <w:r w:rsidRPr="00C56542">
        <w:rPr>
          <w:rFonts w:eastAsia="Times New Roman"/>
          <w:bdr w:val="none" w:sz="0" w:space="0" w:color="auto" w:frame="1"/>
        </w:rPr>
        <w:t>USER CHARACTERISTICS</w:t>
      </w:r>
      <w:bookmarkEnd w:id="243"/>
    </w:p>
    <w:p w14:paraId="3750AC15" w14:textId="77777777" w:rsidR="00432EE1" w:rsidRPr="00510741" w:rsidRDefault="00C5654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The intended groups of users for RTCI is the Advisors and the general public with a very wide spread of</w:t>
      </w:r>
      <w:r w:rsidR="00432EE1" w:rsidRPr="00510741">
        <w:rPr>
          <w:rFonts w:ascii="Times New Roman" w:eastAsia="Times New Roman" w:hAnsi="Times New Roman" w:cs="Times New Roman"/>
          <w:color w:val="000000"/>
          <w:sz w:val="24"/>
          <w:szCs w:val="24"/>
        </w:rPr>
        <w:t xml:space="preserve"> educational level, experience, disabilities, and technical expertise. </w:t>
      </w:r>
      <w:r w:rsidRPr="00510741">
        <w:rPr>
          <w:rFonts w:ascii="Times New Roman" w:eastAsia="Times New Roman" w:hAnsi="Times New Roman" w:cs="Times New Roman"/>
          <w:color w:val="000000"/>
          <w:sz w:val="24"/>
          <w:szCs w:val="24"/>
        </w:rPr>
        <w:t>The system should be straight forward to use, extremely easy to operate, and require little or no training.</w:t>
      </w:r>
    </w:p>
    <w:p w14:paraId="2CE67F71" w14:textId="77777777" w:rsidR="00432EE1" w:rsidRPr="00C56542" w:rsidRDefault="00432EE1" w:rsidP="009B5A48">
      <w:pPr>
        <w:pStyle w:val="Heading1"/>
        <w:rPr>
          <w:rFonts w:eastAsia="Times New Roman"/>
          <w:sz w:val="30"/>
          <w:szCs w:val="30"/>
        </w:rPr>
      </w:pPr>
      <w:bookmarkStart w:id="244" w:name="_Toc517442248"/>
      <w:r w:rsidRPr="00C56542">
        <w:rPr>
          <w:rFonts w:eastAsia="Times New Roman"/>
          <w:bdr w:val="none" w:sz="0" w:space="0" w:color="auto" w:frame="1"/>
        </w:rPr>
        <w:t>ASSUMPTIONS AND DEPENDENCIES</w:t>
      </w:r>
      <w:bookmarkEnd w:id="244"/>
    </w:p>
    <w:p w14:paraId="21B3D56A" w14:textId="77777777" w:rsidR="00432EE1" w:rsidRPr="00510741" w:rsidRDefault="00C56542"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510741">
        <w:rPr>
          <w:rFonts w:ascii="Times New Roman" w:eastAsia="Times New Roman" w:hAnsi="Times New Roman" w:cs="Times New Roman"/>
          <w:color w:val="000000"/>
          <w:sz w:val="24"/>
          <w:szCs w:val="24"/>
        </w:rPr>
        <w:t xml:space="preserve">RTCI is </w:t>
      </w:r>
      <w:r w:rsidR="00632140">
        <w:rPr>
          <w:rFonts w:ascii="Times New Roman" w:eastAsia="Times New Roman" w:hAnsi="Times New Roman" w:cs="Times New Roman"/>
          <w:color w:val="000000"/>
          <w:sz w:val="24"/>
          <w:szCs w:val="24"/>
        </w:rPr>
        <w:t>independent of MQS</w:t>
      </w:r>
      <w:r w:rsidRPr="00510741">
        <w:rPr>
          <w:rFonts w:ascii="Times New Roman" w:eastAsia="Times New Roman" w:hAnsi="Times New Roman" w:cs="Times New Roman"/>
          <w:color w:val="000000"/>
          <w:sz w:val="24"/>
          <w:szCs w:val="24"/>
        </w:rPr>
        <w:t>.  The</w:t>
      </w:r>
      <w:r w:rsidR="00624C61">
        <w:rPr>
          <w:rFonts w:ascii="Times New Roman" w:eastAsia="Times New Roman" w:hAnsi="Times New Roman" w:cs="Times New Roman"/>
          <w:color w:val="000000"/>
          <w:sz w:val="24"/>
          <w:szCs w:val="24"/>
        </w:rPr>
        <w:t xml:space="preserve"> case information and</w:t>
      </w:r>
      <w:r w:rsidRPr="00510741">
        <w:rPr>
          <w:rFonts w:ascii="Times New Roman" w:eastAsia="Times New Roman" w:hAnsi="Times New Roman" w:cs="Times New Roman"/>
          <w:color w:val="000000"/>
          <w:sz w:val="24"/>
          <w:szCs w:val="24"/>
        </w:rPr>
        <w:t xml:space="preserve"> narrative associated with the initial real time intake will be captured in MQS</w:t>
      </w:r>
      <w:r w:rsidR="00624C61">
        <w:rPr>
          <w:rFonts w:ascii="Times New Roman" w:eastAsia="Times New Roman" w:hAnsi="Times New Roman" w:cs="Times New Roman"/>
          <w:color w:val="000000"/>
          <w:sz w:val="24"/>
          <w:szCs w:val="24"/>
        </w:rPr>
        <w:t xml:space="preserve"> manually by the Online Intake Advisor</w:t>
      </w:r>
      <w:r w:rsidRPr="00510741">
        <w:rPr>
          <w:rFonts w:ascii="Times New Roman" w:eastAsia="Times New Roman" w:hAnsi="Times New Roman" w:cs="Times New Roman"/>
          <w:color w:val="000000"/>
          <w:sz w:val="24"/>
          <w:szCs w:val="24"/>
        </w:rPr>
        <w:t>.  It will be assumed that the Online Intake Advisor has a</w:t>
      </w:r>
      <w:r w:rsidR="00BF5098" w:rsidRPr="00510741">
        <w:rPr>
          <w:rFonts w:ascii="Times New Roman" w:eastAsia="Times New Roman" w:hAnsi="Times New Roman" w:cs="Times New Roman"/>
          <w:color w:val="000000"/>
          <w:sz w:val="24"/>
          <w:szCs w:val="24"/>
        </w:rPr>
        <w:t xml:space="preserve"> workstation and access to both systems.</w:t>
      </w:r>
    </w:p>
    <w:p w14:paraId="0B0F024D" w14:textId="7A8A1041" w:rsidR="00432EE1" w:rsidRDefault="00BF5098" w:rsidP="00BF5098">
      <w:pPr>
        <w:shd w:val="clear" w:color="auto" w:fill="FFFFFF"/>
        <w:spacing w:after="0" w:line="480" w:lineRule="atLeast"/>
        <w:textAlignment w:val="baseline"/>
        <w:outlineLvl w:val="1"/>
        <w:rPr>
          <w:ins w:id="245" w:author="mihir padechiya" w:date="2019-04-21T12:37:00Z"/>
          <w:rStyle w:val="Heading1Char"/>
        </w:rPr>
      </w:pPr>
      <w:bookmarkStart w:id="246" w:name="_Toc517442249"/>
      <w:r w:rsidRPr="00BF5098">
        <w:rPr>
          <w:rStyle w:val="Heading1Char"/>
        </w:rPr>
        <w:t>data</w:t>
      </w:r>
      <w:r w:rsidR="00432EE1" w:rsidRPr="00BF5098">
        <w:rPr>
          <w:rStyle w:val="Heading1Char"/>
        </w:rPr>
        <w:t xml:space="preserve"> REQUIREMENTS</w:t>
      </w:r>
      <w:r>
        <w:rPr>
          <w:rStyle w:val="Heading1Char"/>
        </w:rPr>
        <w:t xml:space="preserve"> and uses</w:t>
      </w:r>
      <w:bookmarkEnd w:id="246"/>
    </w:p>
    <w:p w14:paraId="1D9E923D" w14:textId="425C0DDB" w:rsidR="00604C15" w:rsidRDefault="00604C15" w:rsidP="00BF5098">
      <w:pPr>
        <w:shd w:val="clear" w:color="auto" w:fill="FFFFFF"/>
        <w:spacing w:after="0" w:line="480" w:lineRule="atLeast"/>
        <w:textAlignment w:val="baseline"/>
        <w:outlineLvl w:val="1"/>
        <w:rPr>
          <w:ins w:id="247" w:author="mihir padechiya" w:date="2019-04-21T12:39:00Z"/>
          <w:rFonts w:ascii="Tahoma" w:eastAsia="Times New Roman" w:hAnsi="Tahoma" w:cs="Tahoma"/>
          <w:bCs/>
          <w:caps/>
          <w:color w:val="000000"/>
          <w:sz w:val="22"/>
          <w:szCs w:val="22"/>
        </w:rPr>
      </w:pPr>
      <w:ins w:id="248" w:author="mihir padechiya" w:date="2019-04-21T12:37:00Z">
        <w:r w:rsidRPr="00604C15">
          <w:rPr>
            <w:rFonts w:ascii="Tahoma" w:eastAsia="Times New Roman" w:hAnsi="Tahoma" w:cs="Tahoma"/>
            <w:bCs/>
            <w:caps/>
            <w:color w:val="000000"/>
            <w:sz w:val="22"/>
            <w:szCs w:val="22"/>
            <w:highlight w:val="yellow"/>
            <w:rPrChange w:id="249" w:author="mihir padechiya" w:date="2019-04-21T12:37:00Z">
              <w:rPr>
                <w:rFonts w:ascii="Tahoma" w:eastAsia="Times New Roman" w:hAnsi="Tahoma" w:cs="Tahoma"/>
                <w:bCs/>
                <w:caps/>
                <w:color w:val="000000"/>
                <w:sz w:val="22"/>
                <w:szCs w:val="22"/>
              </w:rPr>
            </w:rPrChange>
          </w:rPr>
          <w:lastRenderedPageBreak/>
          <w:t>Single Client</w:t>
        </w:r>
      </w:ins>
      <w:ins w:id="250" w:author="mihir padechiya" w:date="2019-04-21T12:38:00Z">
        <w:r>
          <w:rPr>
            <w:rFonts w:ascii="Tahoma" w:eastAsia="Times New Roman" w:hAnsi="Tahoma" w:cs="Tahoma"/>
            <w:bCs/>
            <w:caps/>
            <w:color w:val="000000"/>
            <w:sz w:val="22"/>
            <w:szCs w:val="22"/>
            <w:highlight w:val="yellow"/>
          </w:rPr>
          <w:t xml:space="preserve"> </w:t>
        </w:r>
      </w:ins>
      <w:ins w:id="251" w:author="mihir padechiya" w:date="2019-04-21T12:37:00Z">
        <w:r w:rsidRPr="00604C15">
          <w:rPr>
            <w:rFonts w:ascii="Tahoma" w:eastAsia="Times New Roman" w:hAnsi="Tahoma" w:cs="Tahoma"/>
            <w:bCs/>
            <w:caps/>
            <w:color w:val="000000"/>
            <w:sz w:val="22"/>
            <w:szCs w:val="22"/>
            <w:highlight w:val="yellow"/>
            <w:rPrChange w:id="252" w:author="mihir padechiya" w:date="2019-04-21T12:37:00Z">
              <w:rPr>
                <w:rFonts w:ascii="Tahoma" w:eastAsia="Times New Roman" w:hAnsi="Tahoma" w:cs="Tahoma"/>
                <w:bCs/>
                <w:caps/>
                <w:color w:val="000000"/>
                <w:sz w:val="22"/>
                <w:szCs w:val="22"/>
              </w:rPr>
            </w:rPrChange>
          </w:rPr>
          <w:t>Information table which cosists of client intake form.</w:t>
        </w:r>
      </w:ins>
    </w:p>
    <w:p w14:paraId="6ACDA6FF" w14:textId="77777777" w:rsidR="002A76ED" w:rsidRPr="003C676A" w:rsidRDefault="002A76ED" w:rsidP="002A76ED">
      <w:pPr>
        <w:shd w:val="clear" w:color="auto" w:fill="FFFFFF"/>
        <w:spacing w:after="225" w:line="240" w:lineRule="auto"/>
        <w:textAlignment w:val="baseline"/>
        <w:rPr>
          <w:ins w:id="253" w:author="mihir padechiya" w:date="2019-04-21T12:39:00Z"/>
          <w:rFonts w:ascii="Tahoma" w:eastAsia="Times New Roman" w:hAnsi="Tahoma" w:cs="Tahoma"/>
          <w:color w:val="000000"/>
          <w:sz w:val="24"/>
          <w:szCs w:val="24"/>
          <w:u w:val="single"/>
        </w:rPr>
      </w:pPr>
      <w:proofErr w:type="spellStart"/>
      <w:ins w:id="254" w:author="mihir padechiya" w:date="2019-04-21T12:39:00Z">
        <w:r w:rsidRPr="003C676A">
          <w:rPr>
            <w:rFonts w:ascii="Tahoma" w:eastAsia="Times New Roman" w:hAnsi="Tahoma" w:cs="Tahoma"/>
            <w:color w:val="000000"/>
            <w:sz w:val="24"/>
            <w:szCs w:val="24"/>
            <w:u w:val="single"/>
          </w:rPr>
          <w:t>Rtci_intake</w:t>
        </w:r>
        <w:proofErr w:type="spellEnd"/>
        <w:r w:rsidRPr="003C676A">
          <w:rPr>
            <w:rFonts w:ascii="Tahoma" w:eastAsia="Times New Roman" w:hAnsi="Tahoma" w:cs="Tahoma"/>
            <w:color w:val="000000"/>
            <w:sz w:val="24"/>
            <w:szCs w:val="24"/>
            <w:u w:val="single"/>
          </w:rPr>
          <w:t>/</w:t>
        </w:r>
        <w:proofErr w:type="spellStart"/>
        <w:r w:rsidRPr="003C676A">
          <w:rPr>
            <w:rFonts w:ascii="Tahoma" w:eastAsia="Times New Roman" w:hAnsi="Tahoma" w:cs="Tahoma"/>
            <w:color w:val="000000"/>
            <w:sz w:val="24"/>
            <w:szCs w:val="24"/>
            <w:u w:val="single"/>
          </w:rPr>
          <w:t>Client_Info</w:t>
        </w:r>
        <w:proofErr w:type="spellEnd"/>
      </w:ins>
    </w:p>
    <w:p w14:paraId="6E8C6D02" w14:textId="77777777" w:rsidR="002A76ED" w:rsidRPr="001F0479" w:rsidRDefault="002A76ED" w:rsidP="002A76ED">
      <w:pPr>
        <w:shd w:val="clear" w:color="auto" w:fill="FFFFFF"/>
        <w:spacing w:after="225" w:line="240" w:lineRule="auto"/>
        <w:textAlignment w:val="baseline"/>
        <w:rPr>
          <w:ins w:id="255" w:author="mihir padechiya" w:date="2019-04-21T12:39:00Z"/>
          <w:rFonts w:ascii="Times New Roman" w:eastAsia="Times New Roman" w:hAnsi="Times New Roman" w:cs="Times New Roman"/>
          <w:color w:val="000000"/>
          <w:sz w:val="24"/>
          <w:szCs w:val="24"/>
        </w:rPr>
      </w:pPr>
      <w:ins w:id="256" w:author="mihir padechiya" w:date="2019-04-21T12:39:00Z">
        <w:r w:rsidRPr="001F0479">
          <w:rPr>
            <w:rFonts w:ascii="Times New Roman" w:eastAsia="Times New Roman" w:hAnsi="Times New Roman" w:cs="Times New Roman"/>
            <w:color w:val="000000"/>
            <w:sz w:val="24"/>
            <w:szCs w:val="24"/>
          </w:rPr>
          <w:t xml:space="preserve">ID – Unique, Index number created by RTCI, provides unique master record ID </w:t>
        </w:r>
      </w:ins>
    </w:p>
    <w:p w14:paraId="1C3EE6FB" w14:textId="77777777" w:rsidR="002A76ED" w:rsidRPr="001F0479" w:rsidRDefault="002A76ED" w:rsidP="002A76ED">
      <w:pPr>
        <w:shd w:val="clear" w:color="auto" w:fill="FFFFFF"/>
        <w:spacing w:after="225" w:line="240" w:lineRule="auto"/>
        <w:textAlignment w:val="baseline"/>
        <w:rPr>
          <w:ins w:id="257" w:author="mihir padechiya" w:date="2019-04-21T12:39:00Z"/>
          <w:rFonts w:ascii="Times New Roman" w:eastAsia="Times New Roman" w:hAnsi="Times New Roman" w:cs="Times New Roman"/>
          <w:color w:val="000000"/>
          <w:sz w:val="24"/>
          <w:szCs w:val="24"/>
        </w:rPr>
      </w:pPr>
      <w:ins w:id="258" w:author="mihir padechiya" w:date="2019-04-21T12:39:00Z">
        <w:r w:rsidRPr="001F0479">
          <w:rPr>
            <w:rFonts w:ascii="Times New Roman" w:eastAsia="Times New Roman" w:hAnsi="Times New Roman" w:cs="Times New Roman"/>
            <w:color w:val="000000"/>
            <w:sz w:val="24"/>
            <w:szCs w:val="24"/>
          </w:rPr>
          <w:t>CaseID (unique MQS case ID) – Indexed, inserted it database</w:t>
        </w:r>
      </w:ins>
    </w:p>
    <w:p w14:paraId="342FEB66" w14:textId="77777777" w:rsidR="002A76ED" w:rsidRPr="001F0479" w:rsidRDefault="002A76ED" w:rsidP="002A76ED">
      <w:pPr>
        <w:shd w:val="clear" w:color="auto" w:fill="FFFFFF"/>
        <w:spacing w:after="225" w:line="240" w:lineRule="auto"/>
        <w:textAlignment w:val="baseline"/>
        <w:rPr>
          <w:ins w:id="259" w:author="mihir padechiya" w:date="2019-04-21T12:39:00Z"/>
          <w:rFonts w:ascii="Times New Roman" w:eastAsia="Times New Roman" w:hAnsi="Times New Roman" w:cs="Times New Roman"/>
          <w:color w:val="000000"/>
          <w:sz w:val="24"/>
          <w:szCs w:val="24"/>
        </w:rPr>
      </w:pPr>
      <w:proofErr w:type="spellStart"/>
      <w:ins w:id="260" w:author="mihir padechiya" w:date="2019-04-21T12:39:00Z">
        <w:r w:rsidRPr="001F0479">
          <w:rPr>
            <w:rFonts w:ascii="Times New Roman" w:eastAsia="Times New Roman" w:hAnsi="Times New Roman" w:cs="Times New Roman"/>
            <w:color w:val="000000"/>
            <w:sz w:val="24"/>
            <w:szCs w:val="24"/>
          </w:rPr>
          <w:t>Client_First_Name</w:t>
        </w:r>
        <w:proofErr w:type="spellEnd"/>
        <w:r w:rsidRPr="001F0479">
          <w:rPr>
            <w:rFonts w:ascii="Times New Roman" w:eastAsia="Times New Roman" w:hAnsi="Times New Roman" w:cs="Times New Roman"/>
            <w:color w:val="000000"/>
            <w:sz w:val="24"/>
            <w:szCs w:val="24"/>
          </w:rPr>
          <w:t xml:space="preserve"> – inserted into database, passed to the chat and email Advisor forms</w:t>
        </w:r>
      </w:ins>
    </w:p>
    <w:p w14:paraId="2D667515" w14:textId="77777777" w:rsidR="002A76ED" w:rsidRPr="001F0479" w:rsidRDefault="002A76ED" w:rsidP="002A76ED">
      <w:pPr>
        <w:shd w:val="clear" w:color="auto" w:fill="FFFFFF"/>
        <w:spacing w:after="225" w:line="240" w:lineRule="auto"/>
        <w:textAlignment w:val="baseline"/>
        <w:rPr>
          <w:ins w:id="261" w:author="mihir padechiya" w:date="2019-04-21T12:39:00Z"/>
          <w:rFonts w:ascii="Times New Roman" w:eastAsia="Times New Roman" w:hAnsi="Times New Roman" w:cs="Times New Roman"/>
          <w:color w:val="000000"/>
          <w:sz w:val="24"/>
          <w:szCs w:val="24"/>
        </w:rPr>
      </w:pPr>
      <w:proofErr w:type="spellStart"/>
      <w:ins w:id="262" w:author="mihir padechiya" w:date="2019-04-21T12:39:00Z">
        <w:r w:rsidRPr="001F0479">
          <w:rPr>
            <w:rFonts w:ascii="Times New Roman" w:eastAsia="Times New Roman" w:hAnsi="Times New Roman" w:cs="Times New Roman"/>
            <w:color w:val="000000"/>
            <w:sz w:val="24"/>
            <w:szCs w:val="24"/>
          </w:rPr>
          <w:t>Client_Last_Name</w:t>
        </w:r>
        <w:proofErr w:type="spellEnd"/>
        <w:r w:rsidRPr="001F0479">
          <w:rPr>
            <w:rFonts w:ascii="Times New Roman" w:eastAsia="Times New Roman" w:hAnsi="Times New Roman" w:cs="Times New Roman"/>
            <w:color w:val="000000"/>
            <w:sz w:val="24"/>
            <w:szCs w:val="24"/>
          </w:rPr>
          <w:t xml:space="preserve"> – inserted into the database, passed to the chat and email Advisor forms</w:t>
        </w:r>
      </w:ins>
    </w:p>
    <w:p w14:paraId="4EA675FA" w14:textId="77777777" w:rsidR="002A76ED" w:rsidRPr="001F0479" w:rsidRDefault="002A76ED" w:rsidP="002A76ED">
      <w:pPr>
        <w:shd w:val="clear" w:color="auto" w:fill="FFFFFF"/>
        <w:spacing w:after="225" w:line="240" w:lineRule="auto"/>
        <w:textAlignment w:val="baseline"/>
        <w:rPr>
          <w:ins w:id="263" w:author="mihir padechiya" w:date="2019-04-21T12:39:00Z"/>
          <w:rFonts w:ascii="Times New Roman" w:eastAsia="Times New Roman" w:hAnsi="Times New Roman" w:cs="Times New Roman"/>
          <w:color w:val="000000"/>
          <w:sz w:val="24"/>
          <w:szCs w:val="24"/>
        </w:rPr>
      </w:pPr>
      <w:proofErr w:type="spellStart"/>
      <w:ins w:id="264" w:author="mihir padechiya" w:date="2019-04-21T12:39:00Z">
        <w:r w:rsidRPr="001F0479">
          <w:rPr>
            <w:rFonts w:ascii="Times New Roman" w:eastAsia="Times New Roman" w:hAnsi="Times New Roman" w:cs="Times New Roman"/>
            <w:color w:val="000000"/>
            <w:sz w:val="24"/>
            <w:szCs w:val="24"/>
          </w:rPr>
          <w:t>Client_Email_Address</w:t>
        </w:r>
        <w:proofErr w:type="spellEnd"/>
        <w:r w:rsidRPr="001F0479">
          <w:rPr>
            <w:rFonts w:ascii="Times New Roman" w:eastAsia="Times New Roman" w:hAnsi="Times New Roman" w:cs="Times New Roman"/>
            <w:color w:val="000000"/>
            <w:sz w:val="24"/>
            <w:szCs w:val="24"/>
          </w:rPr>
          <w:t xml:space="preserve"> – inserted into the database, passed to the Advisor email form</w:t>
        </w:r>
      </w:ins>
    </w:p>
    <w:p w14:paraId="6308DF5F" w14:textId="77777777" w:rsidR="002A76ED" w:rsidRPr="001F0479" w:rsidRDefault="002A76ED" w:rsidP="002A76ED">
      <w:pPr>
        <w:shd w:val="clear" w:color="auto" w:fill="FFFFFF"/>
        <w:spacing w:after="225" w:line="240" w:lineRule="auto"/>
        <w:textAlignment w:val="baseline"/>
        <w:rPr>
          <w:ins w:id="265" w:author="mihir padechiya" w:date="2019-04-21T12:39:00Z"/>
          <w:rFonts w:ascii="Times New Roman" w:eastAsia="Times New Roman" w:hAnsi="Times New Roman" w:cs="Times New Roman"/>
          <w:color w:val="000000"/>
          <w:sz w:val="24"/>
          <w:szCs w:val="24"/>
        </w:rPr>
      </w:pPr>
      <w:proofErr w:type="spellStart"/>
      <w:ins w:id="266" w:author="mihir padechiya" w:date="2019-04-21T12:39:00Z">
        <w:r w:rsidRPr="001F0479">
          <w:rPr>
            <w:rFonts w:ascii="Times New Roman" w:eastAsia="Times New Roman" w:hAnsi="Times New Roman" w:cs="Times New Roman"/>
            <w:color w:val="000000"/>
            <w:sz w:val="24"/>
            <w:szCs w:val="24"/>
          </w:rPr>
          <w:t>Client_Zip_Code</w:t>
        </w:r>
        <w:proofErr w:type="spellEnd"/>
        <w:r w:rsidRPr="001F0479">
          <w:rPr>
            <w:rFonts w:ascii="Times New Roman" w:eastAsia="Times New Roman" w:hAnsi="Times New Roman" w:cs="Times New Roman"/>
            <w:color w:val="000000"/>
            <w:sz w:val="24"/>
            <w:szCs w:val="24"/>
          </w:rPr>
          <w:t xml:space="preserve"> – inserted into the database, passed to the Advisor email form, used to determine correct Regional Director</w:t>
        </w:r>
      </w:ins>
    </w:p>
    <w:p w14:paraId="666E1A66" w14:textId="77777777" w:rsidR="002A76ED" w:rsidRPr="001F0479" w:rsidRDefault="002A76ED" w:rsidP="002A76ED">
      <w:pPr>
        <w:shd w:val="clear" w:color="auto" w:fill="FFFFFF"/>
        <w:spacing w:after="225" w:line="240" w:lineRule="auto"/>
        <w:textAlignment w:val="baseline"/>
        <w:rPr>
          <w:ins w:id="267" w:author="mihir padechiya" w:date="2019-04-21T12:39:00Z"/>
          <w:rFonts w:ascii="Times New Roman" w:eastAsia="Times New Roman" w:hAnsi="Times New Roman" w:cs="Times New Roman"/>
          <w:color w:val="000000"/>
          <w:sz w:val="24"/>
          <w:szCs w:val="24"/>
        </w:rPr>
      </w:pPr>
      <w:proofErr w:type="spellStart"/>
      <w:ins w:id="268" w:author="mihir padechiya" w:date="2019-04-21T12:39:00Z">
        <w:r w:rsidRPr="001F0479">
          <w:rPr>
            <w:rFonts w:ascii="Times New Roman" w:eastAsia="Times New Roman" w:hAnsi="Times New Roman" w:cs="Times New Roman"/>
            <w:color w:val="000000"/>
            <w:sz w:val="24"/>
            <w:szCs w:val="24"/>
          </w:rPr>
          <w:t>Business_Description</w:t>
        </w:r>
        <w:proofErr w:type="spellEnd"/>
        <w:r w:rsidRPr="001F0479">
          <w:rPr>
            <w:rFonts w:ascii="Times New Roman" w:eastAsia="Times New Roman" w:hAnsi="Times New Roman" w:cs="Times New Roman"/>
            <w:color w:val="000000"/>
            <w:sz w:val="24"/>
            <w:szCs w:val="24"/>
          </w:rPr>
          <w:t xml:space="preserve"> – inserted into database, available for the Advisor to see</w:t>
        </w:r>
      </w:ins>
    </w:p>
    <w:p w14:paraId="28F7A18F" w14:textId="77777777" w:rsidR="002A76ED" w:rsidRPr="001F0479" w:rsidRDefault="002A76ED" w:rsidP="002A76ED">
      <w:pPr>
        <w:shd w:val="clear" w:color="auto" w:fill="FFFFFF"/>
        <w:spacing w:after="225" w:line="240" w:lineRule="auto"/>
        <w:textAlignment w:val="baseline"/>
        <w:rPr>
          <w:ins w:id="269" w:author="mihir padechiya" w:date="2019-04-21T12:39:00Z"/>
          <w:rFonts w:ascii="Times New Roman" w:eastAsia="Times New Roman" w:hAnsi="Times New Roman" w:cs="Times New Roman"/>
          <w:color w:val="000000"/>
          <w:sz w:val="24"/>
          <w:szCs w:val="24"/>
        </w:rPr>
      </w:pPr>
      <w:proofErr w:type="spellStart"/>
      <w:ins w:id="270" w:author="mihir padechiya" w:date="2019-04-21T12:39:00Z">
        <w:r w:rsidRPr="001F0479">
          <w:rPr>
            <w:rFonts w:ascii="Times New Roman" w:eastAsia="Times New Roman" w:hAnsi="Times New Roman" w:cs="Times New Roman"/>
            <w:color w:val="000000"/>
            <w:sz w:val="24"/>
            <w:szCs w:val="24"/>
          </w:rPr>
          <w:t>Advisor_Name</w:t>
        </w:r>
        <w:proofErr w:type="spellEnd"/>
        <w:r w:rsidRPr="001F0479">
          <w:rPr>
            <w:rFonts w:ascii="Times New Roman" w:eastAsia="Times New Roman" w:hAnsi="Times New Roman" w:cs="Times New Roman"/>
            <w:color w:val="000000"/>
            <w:sz w:val="24"/>
            <w:szCs w:val="24"/>
          </w:rPr>
          <w:t xml:space="preserve"> – inserted into database</w:t>
        </w:r>
      </w:ins>
    </w:p>
    <w:p w14:paraId="3EFDB102" w14:textId="77777777" w:rsidR="002A76ED" w:rsidRPr="001F0479" w:rsidRDefault="002A76ED" w:rsidP="002A76ED">
      <w:pPr>
        <w:shd w:val="clear" w:color="auto" w:fill="FFFFFF"/>
        <w:spacing w:after="225" w:line="240" w:lineRule="auto"/>
        <w:textAlignment w:val="baseline"/>
        <w:rPr>
          <w:ins w:id="271" w:author="mihir padechiya" w:date="2019-04-21T12:39:00Z"/>
          <w:rFonts w:ascii="Times New Roman" w:eastAsia="Times New Roman" w:hAnsi="Times New Roman" w:cs="Times New Roman"/>
          <w:color w:val="000000"/>
          <w:sz w:val="24"/>
          <w:szCs w:val="24"/>
        </w:rPr>
      </w:pPr>
      <w:proofErr w:type="spellStart"/>
      <w:ins w:id="272" w:author="mihir padechiya" w:date="2019-04-21T12:39:00Z">
        <w:r w:rsidRPr="001F0479">
          <w:rPr>
            <w:rFonts w:ascii="Times New Roman" w:eastAsia="Times New Roman" w:hAnsi="Times New Roman" w:cs="Times New Roman"/>
            <w:color w:val="000000"/>
            <w:sz w:val="24"/>
            <w:szCs w:val="24"/>
          </w:rPr>
          <w:t>Session_Start_Time</w:t>
        </w:r>
        <w:proofErr w:type="spellEnd"/>
        <w:r w:rsidRPr="001F0479">
          <w:rPr>
            <w:rFonts w:ascii="Times New Roman" w:eastAsia="Times New Roman" w:hAnsi="Times New Roman" w:cs="Times New Roman"/>
            <w:color w:val="000000"/>
            <w:sz w:val="24"/>
            <w:szCs w:val="24"/>
          </w:rPr>
          <w:t xml:space="preserve"> – system generated date/time stamp, inserted into database</w:t>
        </w:r>
      </w:ins>
    </w:p>
    <w:p w14:paraId="257C6D33" w14:textId="77777777" w:rsidR="002A76ED" w:rsidRPr="001F0479" w:rsidRDefault="002A76ED" w:rsidP="002A76ED">
      <w:pPr>
        <w:shd w:val="clear" w:color="auto" w:fill="FFFFFF"/>
        <w:spacing w:after="225" w:line="240" w:lineRule="auto"/>
        <w:textAlignment w:val="baseline"/>
        <w:rPr>
          <w:ins w:id="273" w:author="mihir padechiya" w:date="2019-04-21T12:39:00Z"/>
          <w:rFonts w:ascii="Tahoma" w:eastAsia="Times New Roman" w:hAnsi="Tahoma" w:cs="Tahoma"/>
          <w:color w:val="000000"/>
          <w:sz w:val="24"/>
          <w:szCs w:val="24"/>
        </w:rPr>
      </w:pPr>
      <w:proofErr w:type="spellStart"/>
      <w:ins w:id="274" w:author="mihir padechiya" w:date="2019-04-21T12:39:00Z">
        <w:r w:rsidRPr="001F0479">
          <w:rPr>
            <w:rFonts w:ascii="Times New Roman" w:eastAsia="Times New Roman" w:hAnsi="Times New Roman" w:cs="Times New Roman"/>
            <w:color w:val="000000"/>
            <w:sz w:val="24"/>
            <w:szCs w:val="24"/>
          </w:rPr>
          <w:t>Session_End_Time</w:t>
        </w:r>
        <w:proofErr w:type="spellEnd"/>
        <w:r w:rsidRPr="001F0479">
          <w:rPr>
            <w:rFonts w:ascii="Times New Roman" w:eastAsia="Times New Roman" w:hAnsi="Times New Roman" w:cs="Times New Roman"/>
            <w:color w:val="000000"/>
            <w:sz w:val="24"/>
            <w:szCs w:val="24"/>
          </w:rPr>
          <w:t xml:space="preserve"> – system generated date/time stamp, inserted into databas</w:t>
        </w:r>
        <w:r w:rsidRPr="001F0479">
          <w:rPr>
            <w:rFonts w:ascii="Tahoma" w:eastAsia="Times New Roman" w:hAnsi="Tahoma" w:cs="Tahoma"/>
            <w:color w:val="000000"/>
            <w:sz w:val="24"/>
            <w:szCs w:val="24"/>
          </w:rPr>
          <w:t>e</w:t>
        </w:r>
      </w:ins>
    </w:p>
    <w:p w14:paraId="608C74F5" w14:textId="77777777" w:rsidR="002A76ED" w:rsidRDefault="002A76ED" w:rsidP="00BF5098">
      <w:pPr>
        <w:shd w:val="clear" w:color="auto" w:fill="FFFFFF"/>
        <w:spacing w:after="0" w:line="480" w:lineRule="atLeast"/>
        <w:textAlignment w:val="baseline"/>
        <w:outlineLvl w:val="1"/>
        <w:rPr>
          <w:ins w:id="275" w:author="mihir padechiya" w:date="2018-08-29T16:20:00Z"/>
          <w:rStyle w:val="Heading1Char"/>
        </w:rPr>
      </w:pPr>
    </w:p>
    <w:p w14:paraId="3ABF3ABF" w14:textId="12D4CFD0" w:rsidR="00F55C3A" w:rsidRPr="00604C15" w:rsidRDefault="003132F8">
      <w:pPr>
        <w:shd w:val="clear" w:color="auto" w:fill="FFFFFF"/>
        <w:spacing w:after="0" w:line="480" w:lineRule="atLeast"/>
        <w:textAlignment w:val="baseline"/>
        <w:outlineLvl w:val="1"/>
        <w:rPr>
          <w:ins w:id="276" w:author="mihir padechiya" w:date="2018-08-29T16:21:00Z"/>
          <w:rFonts w:ascii="Tahoma" w:eastAsia="Times New Roman" w:hAnsi="Tahoma" w:cs="Tahoma"/>
          <w:b/>
          <w:bCs/>
          <w:caps/>
          <w:color w:val="000000"/>
          <w:sz w:val="30"/>
          <w:szCs w:val="30"/>
          <w:rPrChange w:id="277" w:author="mihir padechiya" w:date="2019-04-21T12:37:00Z">
            <w:rPr>
              <w:ins w:id="278" w:author="mihir padechiya" w:date="2018-08-29T16:21:00Z"/>
              <w:rFonts w:ascii="Tahoma" w:eastAsia="Times New Roman" w:hAnsi="Tahoma" w:cs="Tahoma"/>
              <w:bCs/>
              <w:caps/>
              <w:color w:val="000000"/>
              <w:sz w:val="22"/>
              <w:szCs w:val="22"/>
            </w:rPr>
          </w:rPrChange>
        </w:rPr>
        <w:pPrChange w:id="279" w:author="mihir padechiya" w:date="2019-04-21T12:37:00Z">
          <w:pPr>
            <w:pStyle w:val="ListParagraph"/>
            <w:numPr>
              <w:numId w:val="26"/>
            </w:numPr>
            <w:shd w:val="clear" w:color="auto" w:fill="FFFFFF"/>
            <w:spacing w:after="0" w:line="480" w:lineRule="atLeast"/>
            <w:ind w:hanging="360"/>
            <w:textAlignment w:val="baseline"/>
            <w:outlineLvl w:val="1"/>
          </w:pPr>
        </w:pPrChange>
      </w:pPr>
      <w:ins w:id="280" w:author="mihir padechiya" w:date="2018-08-29T16:20:00Z">
        <w:r>
          <w:rPr>
            <w:rFonts w:ascii="Tahoma" w:eastAsia="Times New Roman" w:hAnsi="Tahoma" w:cs="Tahoma"/>
            <w:b/>
            <w:bCs/>
            <w:caps/>
            <w:color w:val="000000"/>
            <w:sz w:val="30"/>
            <w:szCs w:val="30"/>
          </w:rPr>
          <w:t>MASTER Tables</w:t>
        </w:r>
      </w:ins>
      <w:ins w:id="281" w:author="mihir padechiya" w:date="2018-08-29T16:21:00Z">
        <w:r>
          <w:rPr>
            <w:rFonts w:ascii="Tahoma" w:eastAsia="Times New Roman" w:hAnsi="Tahoma" w:cs="Tahoma"/>
            <w:b/>
            <w:bCs/>
            <w:caps/>
            <w:color w:val="000000"/>
            <w:sz w:val="30"/>
            <w:szCs w:val="30"/>
          </w:rPr>
          <w:t>:</w:t>
        </w:r>
      </w:ins>
    </w:p>
    <w:p w14:paraId="2D564FCE" w14:textId="0D225256" w:rsidR="007C5813" w:rsidRPr="001B2366" w:rsidRDefault="00AE2D04" w:rsidP="007C5813">
      <w:pPr>
        <w:pStyle w:val="ListParagraph"/>
        <w:numPr>
          <w:ilvl w:val="0"/>
          <w:numId w:val="26"/>
        </w:numPr>
        <w:shd w:val="clear" w:color="auto" w:fill="FFFFFF"/>
        <w:spacing w:after="0" w:line="480" w:lineRule="atLeast"/>
        <w:textAlignment w:val="baseline"/>
        <w:outlineLvl w:val="1"/>
        <w:rPr>
          <w:ins w:id="282" w:author="mihir padechiya" w:date="2018-08-29T16:22:00Z"/>
          <w:rFonts w:ascii="Tahoma" w:eastAsia="Times New Roman" w:hAnsi="Tahoma" w:cs="Tahoma"/>
          <w:bCs/>
          <w:caps/>
          <w:color w:val="000000"/>
          <w:sz w:val="22"/>
          <w:szCs w:val="22"/>
        </w:rPr>
      </w:pPr>
      <w:ins w:id="283" w:author="mihir padechiya" w:date="2018-08-29T16:21:00Z">
        <w:r w:rsidRPr="001B2366">
          <w:rPr>
            <w:rFonts w:ascii="Tahoma" w:eastAsia="Times New Roman" w:hAnsi="Tahoma" w:cs="Tahoma"/>
            <w:bCs/>
            <w:caps/>
            <w:color w:val="000000"/>
            <w:sz w:val="22"/>
            <w:szCs w:val="22"/>
          </w:rPr>
          <w:t>Advisors</w:t>
        </w:r>
      </w:ins>
      <w:ins w:id="284" w:author="mihir padechiya" w:date="2018-08-29T17:24:00Z">
        <w:r w:rsidR="00D57D47" w:rsidRPr="001B2366">
          <w:rPr>
            <w:rFonts w:ascii="Tahoma" w:eastAsia="Times New Roman" w:hAnsi="Tahoma" w:cs="Tahoma"/>
            <w:bCs/>
            <w:caps/>
            <w:color w:val="000000"/>
            <w:sz w:val="22"/>
            <w:szCs w:val="22"/>
          </w:rPr>
          <w:t>/ADMIN</w:t>
        </w:r>
      </w:ins>
      <w:ins w:id="285" w:author="mihir padechiya" w:date="2018-08-29T17:25:00Z">
        <w:r w:rsidR="00D57D47" w:rsidRPr="001B2366">
          <w:rPr>
            <w:rFonts w:ascii="Tahoma" w:eastAsia="Times New Roman" w:hAnsi="Tahoma" w:cs="Tahoma"/>
            <w:bCs/>
            <w:caps/>
            <w:color w:val="000000"/>
            <w:sz w:val="22"/>
            <w:szCs w:val="22"/>
          </w:rPr>
          <w:t>?</w:t>
        </w:r>
      </w:ins>
      <w:ins w:id="286" w:author="mihir padechiya" w:date="2018-08-29T16:21:00Z">
        <w:r w:rsidRPr="001B2366">
          <w:rPr>
            <w:rFonts w:ascii="Tahoma" w:eastAsia="Times New Roman" w:hAnsi="Tahoma" w:cs="Tahoma"/>
            <w:bCs/>
            <w:caps/>
            <w:color w:val="000000"/>
            <w:sz w:val="22"/>
            <w:szCs w:val="22"/>
          </w:rPr>
          <w:t xml:space="preserve"> – Currently </w:t>
        </w:r>
      </w:ins>
      <w:ins w:id="287" w:author="mihir padechiya" w:date="2018-08-29T16:22:00Z">
        <w:r w:rsidRPr="001B2366">
          <w:rPr>
            <w:rFonts w:ascii="Tahoma" w:eastAsia="Times New Roman" w:hAnsi="Tahoma" w:cs="Tahoma"/>
            <w:bCs/>
            <w:caps/>
            <w:color w:val="000000"/>
            <w:sz w:val="22"/>
            <w:szCs w:val="22"/>
          </w:rPr>
          <w:t>list of Advisors From Binghamton</w:t>
        </w:r>
      </w:ins>
    </w:p>
    <w:p w14:paraId="2F2B3A32" w14:textId="3D17C90E" w:rsidR="00AE2D04" w:rsidRPr="001B2366" w:rsidRDefault="00AE2D04" w:rsidP="00AE2D04">
      <w:pPr>
        <w:pStyle w:val="ListParagraph"/>
        <w:shd w:val="clear" w:color="auto" w:fill="FFFFFF"/>
        <w:spacing w:after="0" w:line="480" w:lineRule="atLeast"/>
        <w:textAlignment w:val="baseline"/>
        <w:outlineLvl w:val="1"/>
        <w:rPr>
          <w:ins w:id="288" w:author="mihir padechiya" w:date="2018-08-29T16:22:00Z"/>
          <w:rFonts w:ascii="Tahoma" w:eastAsia="Times New Roman" w:hAnsi="Tahoma" w:cs="Tahoma"/>
          <w:bCs/>
          <w:caps/>
          <w:color w:val="000000"/>
          <w:sz w:val="22"/>
          <w:szCs w:val="22"/>
        </w:rPr>
      </w:pPr>
      <w:ins w:id="289" w:author="mihir padechiya" w:date="2018-08-29T16:22:00Z">
        <w:r w:rsidRPr="001B2366">
          <w:rPr>
            <w:rFonts w:ascii="Tahoma" w:eastAsia="Times New Roman" w:hAnsi="Tahoma" w:cs="Tahoma"/>
            <w:bCs/>
            <w:caps/>
            <w:color w:val="000000"/>
            <w:sz w:val="22"/>
            <w:szCs w:val="22"/>
          </w:rPr>
          <w:t>ID – Unique number for each advisor</w:t>
        </w:r>
      </w:ins>
    </w:p>
    <w:p w14:paraId="5488FD8B" w14:textId="0504291E" w:rsidR="00AE2D04" w:rsidRPr="001B2366" w:rsidRDefault="00AE2D04" w:rsidP="00AE2D04">
      <w:pPr>
        <w:pStyle w:val="ListParagraph"/>
        <w:shd w:val="clear" w:color="auto" w:fill="FFFFFF"/>
        <w:spacing w:after="0" w:line="480" w:lineRule="atLeast"/>
        <w:textAlignment w:val="baseline"/>
        <w:outlineLvl w:val="1"/>
        <w:rPr>
          <w:ins w:id="290" w:author="mihir padechiya" w:date="2018-08-29T16:23:00Z"/>
          <w:rFonts w:ascii="Tahoma" w:eastAsia="Times New Roman" w:hAnsi="Tahoma" w:cs="Tahoma"/>
          <w:bCs/>
          <w:caps/>
          <w:color w:val="000000"/>
          <w:sz w:val="22"/>
          <w:szCs w:val="22"/>
        </w:rPr>
      </w:pPr>
      <w:ins w:id="291" w:author="mihir padechiya" w:date="2018-08-29T16:22:00Z">
        <w:r w:rsidRPr="001B2366">
          <w:rPr>
            <w:rFonts w:ascii="Tahoma" w:eastAsia="Times New Roman" w:hAnsi="Tahoma" w:cs="Tahoma"/>
            <w:bCs/>
            <w:caps/>
            <w:color w:val="000000"/>
            <w:sz w:val="22"/>
            <w:szCs w:val="22"/>
          </w:rPr>
          <w:t>Fname</w:t>
        </w:r>
      </w:ins>
      <w:ins w:id="292" w:author="mihir padechiya" w:date="2018-08-29T16:23:00Z">
        <w:r w:rsidRPr="001B2366">
          <w:rPr>
            <w:rFonts w:ascii="Tahoma" w:eastAsia="Times New Roman" w:hAnsi="Tahoma" w:cs="Tahoma"/>
            <w:bCs/>
            <w:caps/>
            <w:color w:val="000000"/>
            <w:sz w:val="22"/>
            <w:szCs w:val="22"/>
          </w:rPr>
          <w:t xml:space="preserve"> – First Name</w:t>
        </w:r>
      </w:ins>
    </w:p>
    <w:p w14:paraId="0BAA0AB7" w14:textId="0E40CA74" w:rsidR="00AE2D04" w:rsidRPr="001B2366" w:rsidRDefault="00AE2D04" w:rsidP="00AE2D04">
      <w:pPr>
        <w:pStyle w:val="ListParagraph"/>
        <w:shd w:val="clear" w:color="auto" w:fill="FFFFFF"/>
        <w:spacing w:after="0" w:line="480" w:lineRule="atLeast"/>
        <w:textAlignment w:val="baseline"/>
        <w:outlineLvl w:val="1"/>
        <w:rPr>
          <w:ins w:id="293" w:author="mihir padechiya" w:date="2018-08-29T16:23:00Z"/>
          <w:rFonts w:ascii="Tahoma" w:eastAsia="Times New Roman" w:hAnsi="Tahoma" w:cs="Tahoma"/>
          <w:bCs/>
          <w:caps/>
          <w:color w:val="000000"/>
          <w:sz w:val="22"/>
          <w:szCs w:val="22"/>
        </w:rPr>
      </w:pPr>
      <w:ins w:id="294" w:author="mihir padechiya" w:date="2018-08-29T16:23:00Z">
        <w:r w:rsidRPr="001B2366">
          <w:rPr>
            <w:rFonts w:ascii="Tahoma" w:eastAsia="Times New Roman" w:hAnsi="Tahoma" w:cs="Tahoma"/>
            <w:bCs/>
            <w:caps/>
            <w:color w:val="000000"/>
            <w:sz w:val="22"/>
            <w:szCs w:val="22"/>
          </w:rPr>
          <w:t>Lname – Last name</w:t>
        </w:r>
      </w:ins>
    </w:p>
    <w:p w14:paraId="66A38819" w14:textId="3AB1A4AE" w:rsidR="00AE2D04" w:rsidRPr="001B2366" w:rsidRDefault="00AE2D04" w:rsidP="00AE2D04">
      <w:pPr>
        <w:pStyle w:val="ListParagraph"/>
        <w:shd w:val="clear" w:color="auto" w:fill="FFFFFF"/>
        <w:spacing w:after="0" w:line="480" w:lineRule="atLeast"/>
        <w:textAlignment w:val="baseline"/>
        <w:outlineLvl w:val="1"/>
        <w:rPr>
          <w:ins w:id="295" w:author="mihir padechiya" w:date="2018-08-29T16:23:00Z"/>
          <w:rFonts w:ascii="Tahoma" w:eastAsia="Times New Roman" w:hAnsi="Tahoma" w:cs="Tahoma"/>
          <w:bCs/>
          <w:caps/>
          <w:color w:val="000000"/>
          <w:sz w:val="22"/>
          <w:szCs w:val="22"/>
        </w:rPr>
      </w:pPr>
      <w:ins w:id="296" w:author="mihir padechiya" w:date="2018-08-29T16:23:00Z">
        <w:r w:rsidRPr="001B2366">
          <w:rPr>
            <w:rFonts w:ascii="Tahoma" w:eastAsia="Times New Roman" w:hAnsi="Tahoma" w:cs="Tahoma"/>
            <w:bCs/>
            <w:caps/>
            <w:color w:val="000000"/>
            <w:sz w:val="22"/>
            <w:szCs w:val="22"/>
          </w:rPr>
          <w:t>Zip Code – Zip information</w:t>
        </w:r>
      </w:ins>
    </w:p>
    <w:p w14:paraId="4C077031" w14:textId="5C8A6D89" w:rsidR="00AE2D04" w:rsidRPr="001B2366" w:rsidRDefault="00AE2D04" w:rsidP="00AE2D04">
      <w:pPr>
        <w:pStyle w:val="ListParagraph"/>
        <w:shd w:val="clear" w:color="auto" w:fill="FFFFFF"/>
        <w:spacing w:after="0" w:line="480" w:lineRule="atLeast"/>
        <w:textAlignment w:val="baseline"/>
        <w:outlineLvl w:val="1"/>
        <w:rPr>
          <w:ins w:id="297" w:author="mihir padechiya" w:date="2018-08-29T16:23:00Z"/>
          <w:rFonts w:ascii="Tahoma" w:eastAsia="Times New Roman" w:hAnsi="Tahoma" w:cs="Tahoma"/>
          <w:bCs/>
          <w:caps/>
          <w:color w:val="000000"/>
          <w:sz w:val="22"/>
          <w:szCs w:val="22"/>
        </w:rPr>
      </w:pPr>
      <w:ins w:id="298" w:author="mihir padechiya" w:date="2018-08-29T16:23:00Z">
        <w:r w:rsidRPr="001B2366">
          <w:rPr>
            <w:rFonts w:ascii="Tahoma" w:eastAsia="Times New Roman" w:hAnsi="Tahoma" w:cs="Tahoma"/>
            <w:bCs/>
            <w:caps/>
            <w:color w:val="000000"/>
            <w:sz w:val="22"/>
            <w:szCs w:val="22"/>
          </w:rPr>
          <w:t xml:space="preserve">Designation </w:t>
        </w:r>
      </w:ins>
    </w:p>
    <w:p w14:paraId="459915E2" w14:textId="376F7A98" w:rsidR="00AE2D04" w:rsidRPr="001B2366" w:rsidRDefault="00AE2D04" w:rsidP="00AE2D04">
      <w:pPr>
        <w:pStyle w:val="ListParagraph"/>
        <w:shd w:val="clear" w:color="auto" w:fill="FFFFFF"/>
        <w:spacing w:after="0" w:line="480" w:lineRule="atLeast"/>
        <w:textAlignment w:val="baseline"/>
        <w:outlineLvl w:val="1"/>
        <w:rPr>
          <w:ins w:id="299" w:author="mihir padechiya" w:date="2018-08-29T16:23:00Z"/>
          <w:rFonts w:ascii="Tahoma" w:eastAsia="Times New Roman" w:hAnsi="Tahoma" w:cs="Tahoma"/>
          <w:bCs/>
          <w:caps/>
          <w:color w:val="000000"/>
          <w:sz w:val="22"/>
          <w:szCs w:val="22"/>
        </w:rPr>
      </w:pPr>
      <w:ins w:id="300" w:author="mihir padechiya" w:date="2018-08-29T16:23:00Z">
        <w:r w:rsidRPr="001B2366">
          <w:rPr>
            <w:rFonts w:ascii="Tahoma" w:eastAsia="Times New Roman" w:hAnsi="Tahoma" w:cs="Tahoma"/>
            <w:bCs/>
            <w:caps/>
            <w:color w:val="000000"/>
            <w:sz w:val="22"/>
            <w:szCs w:val="22"/>
          </w:rPr>
          <w:t>YEArs of Experience</w:t>
        </w:r>
      </w:ins>
    </w:p>
    <w:p w14:paraId="4ABEEB1D" w14:textId="46F5D808" w:rsidR="00AE2D04" w:rsidRPr="001B2366" w:rsidRDefault="00AE2D04" w:rsidP="00AE2D04">
      <w:pPr>
        <w:pStyle w:val="ListParagraph"/>
        <w:shd w:val="clear" w:color="auto" w:fill="FFFFFF"/>
        <w:spacing w:after="0" w:line="480" w:lineRule="atLeast"/>
        <w:textAlignment w:val="baseline"/>
        <w:outlineLvl w:val="1"/>
        <w:rPr>
          <w:ins w:id="301" w:author="mihir padechiya" w:date="2018-08-29T16:29:00Z"/>
          <w:rFonts w:ascii="Tahoma" w:eastAsia="Times New Roman" w:hAnsi="Tahoma" w:cs="Tahoma"/>
          <w:bCs/>
          <w:caps/>
          <w:color w:val="000000"/>
          <w:sz w:val="22"/>
          <w:szCs w:val="22"/>
        </w:rPr>
      </w:pPr>
      <w:ins w:id="302" w:author="mihir padechiya" w:date="2018-08-29T16:23:00Z">
        <w:r w:rsidRPr="001B2366">
          <w:rPr>
            <w:rFonts w:ascii="Tahoma" w:eastAsia="Times New Roman" w:hAnsi="Tahoma" w:cs="Tahoma"/>
            <w:bCs/>
            <w:caps/>
            <w:color w:val="000000"/>
            <w:sz w:val="22"/>
            <w:szCs w:val="22"/>
          </w:rPr>
          <w:t>Field expertise</w:t>
        </w:r>
      </w:ins>
    </w:p>
    <w:p w14:paraId="606D8B6A" w14:textId="3ABF997A" w:rsidR="00CD27EC" w:rsidRPr="001B2366" w:rsidRDefault="00CD27EC" w:rsidP="00CD27EC">
      <w:pPr>
        <w:pStyle w:val="ListParagraph"/>
        <w:numPr>
          <w:ilvl w:val="0"/>
          <w:numId w:val="26"/>
        </w:numPr>
        <w:shd w:val="clear" w:color="auto" w:fill="FFFFFF"/>
        <w:spacing w:after="0" w:line="480" w:lineRule="atLeast"/>
        <w:textAlignment w:val="baseline"/>
        <w:outlineLvl w:val="1"/>
        <w:rPr>
          <w:ins w:id="303" w:author="mihir padechiya" w:date="2018-08-29T16:30:00Z"/>
          <w:rFonts w:ascii="Tahoma" w:eastAsia="Times New Roman" w:hAnsi="Tahoma" w:cs="Tahoma"/>
          <w:bCs/>
          <w:caps/>
          <w:color w:val="000000"/>
          <w:sz w:val="22"/>
          <w:szCs w:val="22"/>
        </w:rPr>
      </w:pPr>
      <w:ins w:id="304" w:author="mihir padechiya" w:date="2018-08-29T16:29:00Z">
        <w:r w:rsidRPr="001B2366">
          <w:rPr>
            <w:rFonts w:ascii="Tahoma" w:eastAsia="Times New Roman" w:hAnsi="Tahoma" w:cs="Tahoma"/>
            <w:bCs/>
            <w:caps/>
            <w:color w:val="000000"/>
            <w:sz w:val="22"/>
            <w:szCs w:val="22"/>
          </w:rPr>
          <w:t>Directors – CURRENT dIRECTOR LIST</w:t>
        </w:r>
      </w:ins>
    </w:p>
    <w:p w14:paraId="47F88D4B" w14:textId="77777777" w:rsidR="00CD27EC" w:rsidRPr="001B2366" w:rsidRDefault="00CD27EC">
      <w:pPr>
        <w:pStyle w:val="ListParagraph"/>
        <w:shd w:val="clear" w:color="auto" w:fill="FFFFFF"/>
        <w:spacing w:after="0" w:line="480" w:lineRule="atLeast"/>
        <w:textAlignment w:val="baseline"/>
        <w:outlineLvl w:val="1"/>
        <w:rPr>
          <w:ins w:id="305" w:author="mihir padechiya" w:date="2018-08-29T16:30:00Z"/>
          <w:rFonts w:ascii="Tahoma" w:eastAsia="Times New Roman" w:hAnsi="Tahoma" w:cs="Tahoma"/>
          <w:bCs/>
          <w:caps/>
          <w:color w:val="000000"/>
          <w:sz w:val="22"/>
          <w:szCs w:val="22"/>
        </w:rPr>
        <w:pPrChange w:id="306" w:author="mihir padechiya" w:date="2018-08-29T16:30:00Z">
          <w:pPr>
            <w:pStyle w:val="ListParagraph"/>
            <w:numPr>
              <w:numId w:val="26"/>
            </w:numPr>
            <w:shd w:val="clear" w:color="auto" w:fill="FFFFFF"/>
            <w:spacing w:after="0" w:line="480" w:lineRule="atLeast"/>
            <w:ind w:hanging="360"/>
            <w:textAlignment w:val="baseline"/>
            <w:outlineLvl w:val="1"/>
          </w:pPr>
        </w:pPrChange>
      </w:pPr>
      <w:ins w:id="307" w:author="mihir padechiya" w:date="2018-08-29T16:30:00Z">
        <w:r w:rsidRPr="001B2366">
          <w:rPr>
            <w:rFonts w:ascii="Tahoma" w:eastAsia="Times New Roman" w:hAnsi="Tahoma" w:cs="Tahoma"/>
            <w:bCs/>
            <w:caps/>
            <w:color w:val="000000"/>
            <w:sz w:val="22"/>
            <w:szCs w:val="22"/>
          </w:rPr>
          <w:t>ID – Unique number for each advisor</w:t>
        </w:r>
      </w:ins>
    </w:p>
    <w:p w14:paraId="25514EAA" w14:textId="77777777" w:rsidR="00CD27EC" w:rsidRPr="001B2366" w:rsidRDefault="00CD27EC">
      <w:pPr>
        <w:pStyle w:val="ListParagraph"/>
        <w:shd w:val="clear" w:color="auto" w:fill="FFFFFF"/>
        <w:spacing w:after="0" w:line="480" w:lineRule="atLeast"/>
        <w:textAlignment w:val="baseline"/>
        <w:outlineLvl w:val="1"/>
        <w:rPr>
          <w:ins w:id="308" w:author="mihir padechiya" w:date="2018-08-29T16:30:00Z"/>
          <w:rFonts w:ascii="Tahoma" w:eastAsia="Times New Roman" w:hAnsi="Tahoma" w:cs="Tahoma"/>
          <w:bCs/>
          <w:caps/>
          <w:color w:val="000000"/>
          <w:sz w:val="22"/>
          <w:szCs w:val="22"/>
        </w:rPr>
        <w:pPrChange w:id="309"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0" w:author="mihir padechiya" w:date="2018-08-29T16:30:00Z">
        <w:r w:rsidRPr="001B2366">
          <w:rPr>
            <w:rFonts w:ascii="Tahoma" w:eastAsia="Times New Roman" w:hAnsi="Tahoma" w:cs="Tahoma"/>
            <w:bCs/>
            <w:caps/>
            <w:color w:val="000000"/>
            <w:sz w:val="22"/>
            <w:szCs w:val="22"/>
          </w:rPr>
          <w:t>Fname – First Name</w:t>
        </w:r>
      </w:ins>
    </w:p>
    <w:p w14:paraId="3B43901F" w14:textId="77777777" w:rsidR="00CD27EC" w:rsidRPr="001B2366" w:rsidRDefault="00CD27EC">
      <w:pPr>
        <w:pStyle w:val="ListParagraph"/>
        <w:shd w:val="clear" w:color="auto" w:fill="FFFFFF"/>
        <w:spacing w:after="0" w:line="480" w:lineRule="atLeast"/>
        <w:textAlignment w:val="baseline"/>
        <w:outlineLvl w:val="1"/>
        <w:rPr>
          <w:ins w:id="311" w:author="mihir padechiya" w:date="2018-08-29T16:30:00Z"/>
          <w:rFonts w:ascii="Tahoma" w:eastAsia="Times New Roman" w:hAnsi="Tahoma" w:cs="Tahoma"/>
          <w:bCs/>
          <w:caps/>
          <w:color w:val="000000"/>
          <w:sz w:val="22"/>
          <w:szCs w:val="22"/>
        </w:rPr>
        <w:pPrChange w:id="312"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3" w:author="mihir padechiya" w:date="2018-08-29T16:30:00Z">
        <w:r w:rsidRPr="001B2366">
          <w:rPr>
            <w:rFonts w:ascii="Tahoma" w:eastAsia="Times New Roman" w:hAnsi="Tahoma" w:cs="Tahoma"/>
            <w:bCs/>
            <w:caps/>
            <w:color w:val="000000"/>
            <w:sz w:val="22"/>
            <w:szCs w:val="22"/>
          </w:rPr>
          <w:lastRenderedPageBreak/>
          <w:t>Lname – Last name</w:t>
        </w:r>
      </w:ins>
    </w:p>
    <w:p w14:paraId="29FCD03A" w14:textId="77777777" w:rsidR="00CD27EC" w:rsidRPr="001B2366" w:rsidRDefault="00CD27EC">
      <w:pPr>
        <w:pStyle w:val="ListParagraph"/>
        <w:shd w:val="clear" w:color="auto" w:fill="FFFFFF"/>
        <w:spacing w:after="0" w:line="480" w:lineRule="atLeast"/>
        <w:textAlignment w:val="baseline"/>
        <w:outlineLvl w:val="1"/>
        <w:rPr>
          <w:ins w:id="314" w:author="mihir padechiya" w:date="2018-08-29T16:30:00Z"/>
          <w:rFonts w:ascii="Tahoma" w:eastAsia="Times New Roman" w:hAnsi="Tahoma" w:cs="Tahoma"/>
          <w:bCs/>
          <w:caps/>
          <w:color w:val="000000"/>
          <w:sz w:val="22"/>
          <w:szCs w:val="22"/>
        </w:rPr>
        <w:pPrChange w:id="315"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6" w:author="mihir padechiya" w:date="2018-08-29T16:30:00Z">
        <w:r w:rsidRPr="001B2366">
          <w:rPr>
            <w:rFonts w:ascii="Tahoma" w:eastAsia="Times New Roman" w:hAnsi="Tahoma" w:cs="Tahoma"/>
            <w:bCs/>
            <w:caps/>
            <w:color w:val="000000"/>
            <w:sz w:val="22"/>
            <w:szCs w:val="22"/>
          </w:rPr>
          <w:t>Zip Code – Zip information</w:t>
        </w:r>
      </w:ins>
    </w:p>
    <w:p w14:paraId="62CD082D" w14:textId="77777777" w:rsidR="00CD27EC" w:rsidRPr="001B2366" w:rsidRDefault="00CD27EC">
      <w:pPr>
        <w:pStyle w:val="ListParagraph"/>
        <w:shd w:val="clear" w:color="auto" w:fill="FFFFFF"/>
        <w:spacing w:after="0" w:line="480" w:lineRule="atLeast"/>
        <w:textAlignment w:val="baseline"/>
        <w:outlineLvl w:val="1"/>
        <w:rPr>
          <w:ins w:id="317" w:author="mihir padechiya" w:date="2018-08-29T16:30:00Z"/>
          <w:rFonts w:ascii="Tahoma" w:eastAsia="Times New Roman" w:hAnsi="Tahoma" w:cs="Tahoma"/>
          <w:bCs/>
          <w:caps/>
          <w:color w:val="000000"/>
          <w:sz w:val="22"/>
          <w:szCs w:val="22"/>
        </w:rPr>
        <w:pPrChange w:id="318" w:author="mihir padechiya" w:date="2018-08-29T16:30:00Z">
          <w:pPr>
            <w:pStyle w:val="ListParagraph"/>
            <w:numPr>
              <w:numId w:val="26"/>
            </w:numPr>
            <w:shd w:val="clear" w:color="auto" w:fill="FFFFFF"/>
            <w:spacing w:after="0" w:line="480" w:lineRule="atLeast"/>
            <w:ind w:hanging="360"/>
            <w:textAlignment w:val="baseline"/>
            <w:outlineLvl w:val="1"/>
          </w:pPr>
        </w:pPrChange>
      </w:pPr>
      <w:ins w:id="319" w:author="mihir padechiya" w:date="2018-08-29T16:30:00Z">
        <w:r w:rsidRPr="001B2366">
          <w:rPr>
            <w:rFonts w:ascii="Tahoma" w:eastAsia="Times New Roman" w:hAnsi="Tahoma" w:cs="Tahoma"/>
            <w:bCs/>
            <w:caps/>
            <w:color w:val="000000"/>
            <w:sz w:val="22"/>
            <w:szCs w:val="22"/>
          </w:rPr>
          <w:t xml:space="preserve">Designation </w:t>
        </w:r>
      </w:ins>
    </w:p>
    <w:p w14:paraId="6EBF8EA5" w14:textId="77777777" w:rsidR="00CD27EC" w:rsidRPr="001B2366" w:rsidRDefault="00CD27EC">
      <w:pPr>
        <w:pStyle w:val="ListParagraph"/>
        <w:shd w:val="clear" w:color="auto" w:fill="FFFFFF"/>
        <w:spacing w:after="0" w:line="480" w:lineRule="atLeast"/>
        <w:textAlignment w:val="baseline"/>
        <w:outlineLvl w:val="1"/>
        <w:rPr>
          <w:ins w:id="320" w:author="mihir padechiya" w:date="2018-08-29T16:30:00Z"/>
          <w:rFonts w:ascii="Tahoma" w:eastAsia="Times New Roman" w:hAnsi="Tahoma" w:cs="Tahoma"/>
          <w:bCs/>
          <w:caps/>
          <w:color w:val="000000"/>
          <w:sz w:val="22"/>
          <w:szCs w:val="22"/>
        </w:rPr>
        <w:pPrChange w:id="321" w:author="mihir padechiya" w:date="2018-08-29T16:30:00Z">
          <w:pPr>
            <w:pStyle w:val="ListParagraph"/>
            <w:numPr>
              <w:numId w:val="26"/>
            </w:numPr>
            <w:shd w:val="clear" w:color="auto" w:fill="FFFFFF"/>
            <w:spacing w:after="0" w:line="480" w:lineRule="atLeast"/>
            <w:ind w:hanging="360"/>
            <w:textAlignment w:val="baseline"/>
            <w:outlineLvl w:val="1"/>
          </w:pPr>
        </w:pPrChange>
      </w:pPr>
      <w:ins w:id="322" w:author="mihir padechiya" w:date="2018-08-29T16:30:00Z">
        <w:r w:rsidRPr="001B2366">
          <w:rPr>
            <w:rFonts w:ascii="Tahoma" w:eastAsia="Times New Roman" w:hAnsi="Tahoma" w:cs="Tahoma"/>
            <w:bCs/>
            <w:caps/>
            <w:color w:val="000000"/>
            <w:sz w:val="22"/>
            <w:szCs w:val="22"/>
          </w:rPr>
          <w:t>YEArs of Experience</w:t>
        </w:r>
      </w:ins>
    </w:p>
    <w:p w14:paraId="45D04A26" w14:textId="62B97788" w:rsidR="00CD27EC" w:rsidRPr="001B2366" w:rsidRDefault="00CD27EC" w:rsidP="00CD27EC">
      <w:pPr>
        <w:pStyle w:val="ListParagraph"/>
        <w:shd w:val="clear" w:color="auto" w:fill="FFFFFF"/>
        <w:spacing w:after="0" w:line="480" w:lineRule="atLeast"/>
        <w:textAlignment w:val="baseline"/>
        <w:outlineLvl w:val="1"/>
        <w:rPr>
          <w:ins w:id="323" w:author="mihir padechiya" w:date="2018-08-29T16:30:00Z"/>
          <w:rFonts w:ascii="Tahoma" w:eastAsia="Times New Roman" w:hAnsi="Tahoma" w:cs="Tahoma"/>
          <w:bCs/>
          <w:caps/>
          <w:color w:val="000000"/>
          <w:sz w:val="22"/>
          <w:szCs w:val="22"/>
        </w:rPr>
      </w:pPr>
      <w:ins w:id="324" w:author="mihir padechiya" w:date="2018-08-29T16:30:00Z">
        <w:r w:rsidRPr="001B2366">
          <w:rPr>
            <w:rFonts w:ascii="Tahoma" w:eastAsia="Times New Roman" w:hAnsi="Tahoma" w:cs="Tahoma"/>
            <w:bCs/>
            <w:caps/>
            <w:color w:val="000000"/>
            <w:sz w:val="22"/>
            <w:szCs w:val="22"/>
          </w:rPr>
          <w:t>Field expertise</w:t>
        </w:r>
      </w:ins>
    </w:p>
    <w:p w14:paraId="002B938C" w14:textId="743B39A8" w:rsidR="00CD27EC" w:rsidRPr="001B2366" w:rsidRDefault="00B01ECA" w:rsidP="00CD27EC">
      <w:pPr>
        <w:pStyle w:val="ListParagraph"/>
        <w:numPr>
          <w:ilvl w:val="0"/>
          <w:numId w:val="26"/>
        </w:numPr>
        <w:shd w:val="clear" w:color="auto" w:fill="FFFFFF"/>
        <w:spacing w:after="0" w:line="480" w:lineRule="atLeast"/>
        <w:textAlignment w:val="baseline"/>
        <w:outlineLvl w:val="1"/>
        <w:rPr>
          <w:ins w:id="325" w:author="mihir padechiya" w:date="2018-08-29T16:32:00Z"/>
          <w:rFonts w:ascii="Tahoma" w:eastAsia="Times New Roman" w:hAnsi="Tahoma" w:cs="Tahoma"/>
          <w:bCs/>
          <w:caps/>
          <w:color w:val="000000"/>
          <w:sz w:val="22"/>
          <w:szCs w:val="22"/>
        </w:rPr>
      </w:pPr>
      <w:ins w:id="326" w:author="mihir padechiya" w:date="2018-08-29T16:32:00Z">
        <w:r w:rsidRPr="001B2366">
          <w:rPr>
            <w:rFonts w:ascii="Tahoma" w:eastAsia="Times New Roman" w:hAnsi="Tahoma" w:cs="Tahoma"/>
            <w:bCs/>
            <w:caps/>
            <w:color w:val="000000"/>
            <w:sz w:val="22"/>
            <w:szCs w:val="22"/>
          </w:rPr>
          <w:t>Pre-Defined EMAIL template</w:t>
        </w:r>
      </w:ins>
    </w:p>
    <w:p w14:paraId="1F1FD5A6" w14:textId="66314E99" w:rsidR="00B01ECA" w:rsidRPr="001B2366" w:rsidRDefault="00B01ECA" w:rsidP="00B01ECA">
      <w:pPr>
        <w:pStyle w:val="ListParagraph"/>
        <w:shd w:val="clear" w:color="auto" w:fill="FFFFFF"/>
        <w:spacing w:after="0" w:line="480" w:lineRule="atLeast"/>
        <w:textAlignment w:val="baseline"/>
        <w:outlineLvl w:val="1"/>
        <w:rPr>
          <w:ins w:id="327" w:author="mihir padechiya" w:date="2018-08-29T16:34:00Z"/>
          <w:rFonts w:ascii="Tahoma" w:eastAsia="Times New Roman" w:hAnsi="Tahoma" w:cs="Tahoma"/>
          <w:bCs/>
          <w:caps/>
          <w:color w:val="000000"/>
          <w:sz w:val="22"/>
          <w:szCs w:val="22"/>
        </w:rPr>
      </w:pPr>
      <w:ins w:id="328" w:author="mihir padechiya" w:date="2018-08-29T16:34:00Z">
        <w:r w:rsidRPr="001B2366">
          <w:rPr>
            <w:rFonts w:ascii="Tahoma" w:eastAsia="Times New Roman" w:hAnsi="Tahoma" w:cs="Tahoma"/>
            <w:bCs/>
            <w:caps/>
            <w:color w:val="000000"/>
            <w:sz w:val="22"/>
            <w:szCs w:val="22"/>
          </w:rPr>
          <w:t>ID</w:t>
        </w:r>
      </w:ins>
    </w:p>
    <w:p w14:paraId="0CA11FE6" w14:textId="20B901C6" w:rsidR="00B01ECA" w:rsidRPr="001B2366" w:rsidRDefault="00B01ECA" w:rsidP="00B01ECA">
      <w:pPr>
        <w:pStyle w:val="ListParagraph"/>
        <w:shd w:val="clear" w:color="auto" w:fill="FFFFFF"/>
        <w:spacing w:after="0" w:line="480" w:lineRule="atLeast"/>
        <w:textAlignment w:val="baseline"/>
        <w:outlineLvl w:val="1"/>
        <w:rPr>
          <w:ins w:id="329" w:author="mihir padechiya" w:date="2018-08-29T16:34:00Z"/>
          <w:rFonts w:ascii="Tahoma" w:eastAsia="Times New Roman" w:hAnsi="Tahoma" w:cs="Tahoma"/>
          <w:bCs/>
          <w:caps/>
          <w:color w:val="000000"/>
          <w:sz w:val="22"/>
          <w:szCs w:val="22"/>
        </w:rPr>
      </w:pPr>
      <w:ins w:id="330" w:author="mihir padechiya" w:date="2018-08-29T16:34:00Z">
        <w:r w:rsidRPr="001B2366">
          <w:rPr>
            <w:rFonts w:ascii="Tahoma" w:eastAsia="Times New Roman" w:hAnsi="Tahoma" w:cs="Tahoma"/>
            <w:bCs/>
            <w:caps/>
            <w:color w:val="000000"/>
            <w:sz w:val="22"/>
            <w:szCs w:val="22"/>
          </w:rPr>
          <w:t>Name</w:t>
        </w:r>
      </w:ins>
    </w:p>
    <w:p w14:paraId="7485D6C7" w14:textId="1B2E5AD9" w:rsidR="00B01ECA" w:rsidRPr="001B2366" w:rsidRDefault="00B01ECA" w:rsidP="00B01ECA">
      <w:pPr>
        <w:pStyle w:val="ListParagraph"/>
        <w:shd w:val="clear" w:color="auto" w:fill="FFFFFF"/>
        <w:spacing w:after="0" w:line="480" w:lineRule="atLeast"/>
        <w:textAlignment w:val="baseline"/>
        <w:outlineLvl w:val="1"/>
        <w:rPr>
          <w:ins w:id="331" w:author="mihir padechiya" w:date="2018-08-29T16:34:00Z"/>
          <w:rFonts w:ascii="Tahoma" w:eastAsia="Times New Roman" w:hAnsi="Tahoma" w:cs="Tahoma"/>
          <w:bCs/>
          <w:caps/>
          <w:color w:val="000000"/>
          <w:sz w:val="22"/>
          <w:szCs w:val="22"/>
        </w:rPr>
      </w:pPr>
      <w:ins w:id="332" w:author="mihir padechiya" w:date="2018-08-29T16:34:00Z">
        <w:r w:rsidRPr="001B2366">
          <w:rPr>
            <w:rFonts w:ascii="Tahoma" w:eastAsia="Times New Roman" w:hAnsi="Tahoma" w:cs="Tahoma"/>
            <w:bCs/>
            <w:caps/>
            <w:color w:val="000000"/>
            <w:sz w:val="22"/>
            <w:szCs w:val="22"/>
          </w:rPr>
          <w:t>SUBJECT</w:t>
        </w:r>
      </w:ins>
    </w:p>
    <w:p w14:paraId="5C5FFE89" w14:textId="587C9FF8" w:rsidR="00B01ECA" w:rsidRDefault="00B01ECA">
      <w:pPr>
        <w:pStyle w:val="ListParagraph"/>
        <w:shd w:val="clear" w:color="auto" w:fill="FFFFFF"/>
        <w:spacing w:after="0" w:line="480" w:lineRule="atLeast"/>
        <w:textAlignment w:val="baseline"/>
        <w:outlineLvl w:val="1"/>
        <w:rPr>
          <w:ins w:id="333" w:author="mihir padechiya" w:date="2018-08-29T16:30:00Z"/>
          <w:rFonts w:ascii="Tahoma" w:eastAsia="Times New Roman" w:hAnsi="Tahoma" w:cs="Tahoma"/>
          <w:bCs/>
          <w:caps/>
          <w:color w:val="000000"/>
          <w:sz w:val="22"/>
          <w:szCs w:val="22"/>
        </w:rPr>
        <w:pPrChange w:id="334" w:author="mihir padechiya" w:date="2018-08-29T16:32:00Z">
          <w:pPr>
            <w:pStyle w:val="ListParagraph"/>
            <w:numPr>
              <w:numId w:val="26"/>
            </w:numPr>
            <w:shd w:val="clear" w:color="auto" w:fill="FFFFFF"/>
            <w:spacing w:after="0" w:line="480" w:lineRule="atLeast"/>
            <w:ind w:hanging="360"/>
            <w:textAlignment w:val="baseline"/>
            <w:outlineLvl w:val="1"/>
          </w:pPr>
        </w:pPrChange>
      </w:pPr>
      <w:ins w:id="335" w:author="mihir padechiya" w:date="2018-08-29T16:34:00Z">
        <w:r w:rsidRPr="001B2366">
          <w:rPr>
            <w:rFonts w:ascii="Tahoma" w:eastAsia="Times New Roman" w:hAnsi="Tahoma" w:cs="Tahoma"/>
            <w:bCs/>
            <w:caps/>
            <w:color w:val="000000"/>
            <w:sz w:val="22"/>
            <w:szCs w:val="22"/>
          </w:rPr>
          <w:t>CONTENT</w:t>
        </w:r>
      </w:ins>
    </w:p>
    <w:p w14:paraId="636FA759" w14:textId="145EFF55" w:rsidR="00CD27EC" w:rsidRDefault="00CD27EC" w:rsidP="00CD27EC">
      <w:pPr>
        <w:pStyle w:val="ListParagraph"/>
        <w:shd w:val="clear" w:color="auto" w:fill="FFFFFF"/>
        <w:spacing w:after="0" w:line="480" w:lineRule="atLeast"/>
        <w:textAlignment w:val="baseline"/>
        <w:outlineLvl w:val="1"/>
        <w:rPr>
          <w:ins w:id="336" w:author="mihir padechiya" w:date="2018-08-29T16:35:00Z"/>
          <w:rFonts w:ascii="Tahoma" w:eastAsia="Times New Roman" w:hAnsi="Tahoma" w:cs="Tahoma"/>
          <w:bCs/>
          <w:caps/>
          <w:color w:val="000000"/>
          <w:sz w:val="22"/>
          <w:szCs w:val="22"/>
        </w:rPr>
      </w:pPr>
    </w:p>
    <w:p w14:paraId="1B762C02" w14:textId="2EB8CC93" w:rsidR="00F22999" w:rsidRPr="00F22999" w:rsidRDefault="00F22999">
      <w:pPr>
        <w:shd w:val="clear" w:color="auto" w:fill="FFFFFF"/>
        <w:spacing w:after="0" w:line="480" w:lineRule="atLeast"/>
        <w:textAlignment w:val="baseline"/>
        <w:outlineLvl w:val="1"/>
        <w:rPr>
          <w:ins w:id="337" w:author="mihir padechiya" w:date="2018-08-29T16:21:00Z"/>
          <w:rFonts w:ascii="Tahoma" w:eastAsia="Times New Roman" w:hAnsi="Tahoma" w:cs="Tahoma"/>
          <w:b/>
          <w:bCs/>
          <w:caps/>
          <w:color w:val="000000"/>
          <w:sz w:val="28"/>
          <w:szCs w:val="28"/>
          <w:rPrChange w:id="338" w:author="mihir padechiya" w:date="2018-08-29T16:35:00Z">
            <w:rPr>
              <w:ins w:id="339" w:author="mihir padechiya" w:date="2018-08-29T16:21:00Z"/>
              <w:rFonts w:ascii="Tahoma" w:eastAsia="Times New Roman" w:hAnsi="Tahoma" w:cs="Tahoma"/>
              <w:b/>
              <w:bCs/>
              <w:caps/>
              <w:color w:val="000000"/>
              <w:sz w:val="30"/>
              <w:szCs w:val="30"/>
            </w:rPr>
          </w:rPrChange>
        </w:rPr>
      </w:pPr>
      <w:ins w:id="340" w:author="mihir padechiya" w:date="2018-08-29T16:35:00Z">
        <w:r w:rsidRPr="00F22999">
          <w:rPr>
            <w:rFonts w:ascii="Tahoma" w:eastAsia="Times New Roman" w:hAnsi="Tahoma" w:cs="Tahoma"/>
            <w:b/>
            <w:bCs/>
            <w:caps/>
            <w:color w:val="000000"/>
            <w:sz w:val="28"/>
            <w:szCs w:val="28"/>
            <w:rPrChange w:id="341" w:author="mihir padechiya" w:date="2018-08-29T16:35:00Z">
              <w:rPr>
                <w:rFonts w:eastAsia="Times New Roman"/>
              </w:rPr>
            </w:rPrChange>
          </w:rPr>
          <w:t xml:space="preserve">OTHER TABLES </w:t>
        </w:r>
      </w:ins>
    </w:p>
    <w:p w14:paraId="16A72CD4" w14:textId="07BF60BE" w:rsidR="00DC152D" w:rsidRPr="001F0479" w:rsidRDefault="00A97891" w:rsidP="00BF5098">
      <w:pPr>
        <w:shd w:val="clear" w:color="auto" w:fill="FFFFFF"/>
        <w:spacing w:after="225" w:line="240" w:lineRule="auto"/>
        <w:textAlignment w:val="baseline"/>
        <w:rPr>
          <w:ins w:id="342" w:author="mihir padechiya" w:date="2018-08-29T16:38:00Z"/>
          <w:rFonts w:ascii="Tahoma" w:eastAsia="Times New Roman" w:hAnsi="Tahoma" w:cs="Tahoma"/>
          <w:color w:val="000000"/>
          <w:sz w:val="24"/>
          <w:szCs w:val="24"/>
          <w:u w:val="single"/>
        </w:rPr>
      </w:pPr>
      <w:ins w:id="343" w:author="mihir padechiya" w:date="2018-08-29T16:37:00Z">
        <w:r w:rsidRPr="001F0479">
          <w:rPr>
            <w:rFonts w:ascii="Tahoma" w:eastAsia="Times New Roman" w:hAnsi="Tahoma" w:cs="Tahoma"/>
            <w:color w:val="000000"/>
            <w:sz w:val="24"/>
            <w:szCs w:val="24"/>
            <w:u w:val="single"/>
            <w:rPrChange w:id="344" w:author="mihir padechiya" w:date="2018-12-22T01:29:00Z">
              <w:rPr>
                <w:rFonts w:ascii="Tahoma" w:eastAsia="Times New Roman" w:hAnsi="Tahoma" w:cs="Tahoma"/>
                <w:color w:val="000000"/>
                <w:sz w:val="24"/>
                <w:szCs w:val="24"/>
              </w:rPr>
            </w:rPrChange>
          </w:rPr>
          <w:t>RTCI_EMAIL_DATA</w:t>
        </w:r>
      </w:ins>
    </w:p>
    <w:p w14:paraId="53EF1CE8" w14:textId="3D1C4737" w:rsidR="00305531" w:rsidRPr="001F0479" w:rsidRDefault="00DC0183" w:rsidP="00DC0183">
      <w:pPr>
        <w:pStyle w:val="ListParagraph"/>
        <w:numPr>
          <w:ilvl w:val="0"/>
          <w:numId w:val="27"/>
        </w:numPr>
        <w:shd w:val="clear" w:color="auto" w:fill="FFFFFF"/>
        <w:spacing w:after="225" w:line="240" w:lineRule="auto"/>
        <w:textAlignment w:val="baseline"/>
        <w:rPr>
          <w:ins w:id="345" w:author="mihir padechiya" w:date="2018-08-29T16:38:00Z"/>
          <w:rFonts w:ascii="Tahoma" w:eastAsia="Times New Roman" w:hAnsi="Tahoma" w:cs="Tahoma"/>
          <w:color w:val="000000"/>
          <w:sz w:val="24"/>
          <w:szCs w:val="24"/>
        </w:rPr>
      </w:pPr>
      <w:ins w:id="346" w:author="mihir padechiya" w:date="2018-08-29T16:38:00Z">
        <w:r w:rsidRPr="001F0479">
          <w:rPr>
            <w:rFonts w:ascii="Tahoma" w:eastAsia="Times New Roman" w:hAnsi="Tahoma" w:cs="Tahoma"/>
            <w:color w:val="000000"/>
            <w:sz w:val="24"/>
            <w:szCs w:val="24"/>
            <w:rPrChange w:id="347" w:author="mihir padechiya" w:date="2018-12-22T01:29:00Z">
              <w:rPr>
                <w:rFonts w:ascii="Tahoma" w:eastAsia="Times New Roman" w:hAnsi="Tahoma" w:cs="Tahoma"/>
                <w:color w:val="000000"/>
                <w:sz w:val="24"/>
                <w:szCs w:val="24"/>
                <w:u w:val="single"/>
              </w:rPr>
            </w:rPrChange>
          </w:rPr>
          <w:t>CLIENT</w:t>
        </w:r>
        <w:r w:rsidRPr="001F0479">
          <w:rPr>
            <w:rFonts w:ascii="Tahoma" w:eastAsia="Times New Roman" w:hAnsi="Tahoma" w:cs="Tahoma"/>
            <w:color w:val="000000"/>
            <w:sz w:val="24"/>
            <w:szCs w:val="24"/>
          </w:rPr>
          <w:t>_ID</w:t>
        </w:r>
      </w:ins>
    </w:p>
    <w:p w14:paraId="00E4E393" w14:textId="6A1F19B5" w:rsidR="00DC0183" w:rsidRPr="001F0479" w:rsidRDefault="00DC0183" w:rsidP="00DC0183">
      <w:pPr>
        <w:pStyle w:val="ListParagraph"/>
        <w:numPr>
          <w:ilvl w:val="0"/>
          <w:numId w:val="27"/>
        </w:numPr>
        <w:shd w:val="clear" w:color="auto" w:fill="FFFFFF"/>
        <w:spacing w:after="225" w:line="240" w:lineRule="auto"/>
        <w:textAlignment w:val="baseline"/>
        <w:rPr>
          <w:ins w:id="348" w:author="mihir padechiya" w:date="2018-08-29T16:38:00Z"/>
          <w:rFonts w:ascii="Tahoma" w:eastAsia="Times New Roman" w:hAnsi="Tahoma" w:cs="Tahoma"/>
          <w:color w:val="000000"/>
          <w:sz w:val="24"/>
          <w:szCs w:val="24"/>
        </w:rPr>
      </w:pPr>
      <w:ins w:id="349" w:author="mihir padechiya" w:date="2018-08-29T16:38:00Z">
        <w:r w:rsidRPr="001F0479">
          <w:rPr>
            <w:rFonts w:ascii="Tahoma" w:eastAsia="Times New Roman" w:hAnsi="Tahoma" w:cs="Tahoma"/>
            <w:color w:val="000000"/>
            <w:sz w:val="24"/>
            <w:szCs w:val="24"/>
          </w:rPr>
          <w:t>ADVISOR_ID</w:t>
        </w:r>
      </w:ins>
    </w:p>
    <w:p w14:paraId="462A1BDB" w14:textId="5838B2F2" w:rsidR="00DC0183" w:rsidRPr="001F0479" w:rsidRDefault="00DC0183" w:rsidP="00DC0183">
      <w:pPr>
        <w:pStyle w:val="ListParagraph"/>
        <w:numPr>
          <w:ilvl w:val="0"/>
          <w:numId w:val="27"/>
        </w:numPr>
        <w:shd w:val="clear" w:color="auto" w:fill="FFFFFF"/>
        <w:spacing w:after="225" w:line="240" w:lineRule="auto"/>
        <w:textAlignment w:val="baseline"/>
        <w:rPr>
          <w:ins w:id="350" w:author="mihir padechiya" w:date="2018-08-29T16:38:00Z"/>
          <w:rFonts w:ascii="Tahoma" w:eastAsia="Times New Roman" w:hAnsi="Tahoma" w:cs="Tahoma"/>
          <w:color w:val="000000"/>
          <w:sz w:val="24"/>
          <w:szCs w:val="24"/>
        </w:rPr>
      </w:pPr>
      <w:ins w:id="351" w:author="mihir padechiya" w:date="2018-08-29T16:38:00Z">
        <w:r w:rsidRPr="001F0479">
          <w:rPr>
            <w:rFonts w:ascii="Tahoma" w:eastAsia="Times New Roman" w:hAnsi="Tahoma" w:cs="Tahoma"/>
            <w:color w:val="000000"/>
            <w:sz w:val="24"/>
            <w:szCs w:val="24"/>
          </w:rPr>
          <w:t>DIRECTOR_ID</w:t>
        </w:r>
      </w:ins>
    </w:p>
    <w:p w14:paraId="1235D205" w14:textId="5B389C24" w:rsidR="00DC0183" w:rsidRPr="001F0479" w:rsidRDefault="008A3C42" w:rsidP="00DC0183">
      <w:pPr>
        <w:pStyle w:val="ListParagraph"/>
        <w:numPr>
          <w:ilvl w:val="0"/>
          <w:numId w:val="27"/>
        </w:numPr>
        <w:shd w:val="clear" w:color="auto" w:fill="FFFFFF"/>
        <w:spacing w:after="225" w:line="240" w:lineRule="auto"/>
        <w:textAlignment w:val="baseline"/>
        <w:rPr>
          <w:ins w:id="352" w:author="mihir padechiya" w:date="2018-08-29T16:38:00Z"/>
          <w:rFonts w:ascii="Tahoma" w:eastAsia="Times New Roman" w:hAnsi="Tahoma" w:cs="Tahoma"/>
          <w:color w:val="000000"/>
          <w:sz w:val="24"/>
          <w:szCs w:val="24"/>
        </w:rPr>
      </w:pPr>
      <w:ins w:id="353" w:author="mihir padechiya" w:date="2018-08-29T16:38:00Z">
        <w:r w:rsidRPr="001F0479">
          <w:rPr>
            <w:rFonts w:ascii="Tahoma" w:eastAsia="Times New Roman" w:hAnsi="Tahoma" w:cs="Tahoma"/>
            <w:color w:val="000000"/>
            <w:sz w:val="24"/>
            <w:szCs w:val="24"/>
          </w:rPr>
          <w:t>NAME</w:t>
        </w:r>
      </w:ins>
    </w:p>
    <w:p w14:paraId="25CB0212" w14:textId="6369A69D" w:rsidR="008A3C42" w:rsidRPr="001F0479" w:rsidRDefault="008A3C42" w:rsidP="00DC0183">
      <w:pPr>
        <w:pStyle w:val="ListParagraph"/>
        <w:numPr>
          <w:ilvl w:val="0"/>
          <w:numId w:val="27"/>
        </w:numPr>
        <w:shd w:val="clear" w:color="auto" w:fill="FFFFFF"/>
        <w:spacing w:after="225" w:line="240" w:lineRule="auto"/>
        <w:textAlignment w:val="baseline"/>
        <w:rPr>
          <w:ins w:id="354" w:author="mihir padechiya" w:date="2018-08-29T16:38:00Z"/>
          <w:rFonts w:ascii="Tahoma" w:eastAsia="Times New Roman" w:hAnsi="Tahoma" w:cs="Tahoma"/>
          <w:color w:val="000000"/>
          <w:sz w:val="24"/>
          <w:szCs w:val="24"/>
        </w:rPr>
      </w:pPr>
      <w:ins w:id="355" w:author="mihir padechiya" w:date="2018-08-29T16:38:00Z">
        <w:r w:rsidRPr="001F0479">
          <w:rPr>
            <w:rFonts w:ascii="Tahoma" w:eastAsia="Times New Roman" w:hAnsi="Tahoma" w:cs="Tahoma"/>
            <w:color w:val="000000"/>
            <w:sz w:val="24"/>
            <w:szCs w:val="24"/>
          </w:rPr>
          <w:t>SUBJECT</w:t>
        </w:r>
      </w:ins>
    </w:p>
    <w:p w14:paraId="6729B517" w14:textId="68608038" w:rsidR="008A3C42" w:rsidRPr="001F0479" w:rsidRDefault="008A3C42" w:rsidP="00DC0183">
      <w:pPr>
        <w:pStyle w:val="ListParagraph"/>
        <w:numPr>
          <w:ilvl w:val="0"/>
          <w:numId w:val="27"/>
        </w:numPr>
        <w:shd w:val="clear" w:color="auto" w:fill="FFFFFF"/>
        <w:spacing w:after="225" w:line="240" w:lineRule="auto"/>
        <w:textAlignment w:val="baseline"/>
        <w:rPr>
          <w:ins w:id="356" w:author="mihir padechiya" w:date="2018-08-29T16:39:00Z"/>
          <w:rFonts w:ascii="Tahoma" w:eastAsia="Times New Roman" w:hAnsi="Tahoma" w:cs="Tahoma"/>
          <w:color w:val="000000"/>
          <w:sz w:val="24"/>
          <w:szCs w:val="24"/>
        </w:rPr>
      </w:pPr>
      <w:ins w:id="357" w:author="mihir padechiya" w:date="2018-08-29T16:38:00Z">
        <w:r w:rsidRPr="001F0479">
          <w:rPr>
            <w:rFonts w:ascii="Tahoma" w:eastAsia="Times New Roman" w:hAnsi="Tahoma" w:cs="Tahoma"/>
            <w:color w:val="000000"/>
            <w:sz w:val="24"/>
            <w:szCs w:val="24"/>
          </w:rPr>
          <w:t>CONT</w:t>
        </w:r>
      </w:ins>
      <w:ins w:id="358" w:author="mihir padechiya" w:date="2018-08-29T16:39:00Z">
        <w:r w:rsidRPr="001F0479">
          <w:rPr>
            <w:rFonts w:ascii="Tahoma" w:eastAsia="Times New Roman" w:hAnsi="Tahoma" w:cs="Tahoma"/>
            <w:color w:val="000000"/>
            <w:sz w:val="24"/>
            <w:szCs w:val="24"/>
          </w:rPr>
          <w:t>ENT</w:t>
        </w:r>
      </w:ins>
    </w:p>
    <w:p w14:paraId="5923D70F" w14:textId="53106BF5" w:rsidR="008A3C42" w:rsidRPr="001F0479" w:rsidRDefault="008A3C42" w:rsidP="00DC0183">
      <w:pPr>
        <w:pStyle w:val="ListParagraph"/>
        <w:numPr>
          <w:ilvl w:val="0"/>
          <w:numId w:val="27"/>
        </w:numPr>
        <w:shd w:val="clear" w:color="auto" w:fill="FFFFFF"/>
        <w:spacing w:after="225" w:line="240" w:lineRule="auto"/>
        <w:textAlignment w:val="baseline"/>
        <w:rPr>
          <w:ins w:id="359" w:author="mihir padechiya" w:date="2018-08-29T16:39:00Z"/>
          <w:rFonts w:ascii="Tahoma" w:eastAsia="Times New Roman" w:hAnsi="Tahoma" w:cs="Tahoma"/>
          <w:color w:val="000000"/>
          <w:sz w:val="24"/>
          <w:szCs w:val="24"/>
        </w:rPr>
      </w:pPr>
      <w:ins w:id="360" w:author="mihir padechiya" w:date="2018-08-29T16:39: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Fname</w:t>
        </w:r>
        <w:proofErr w:type="spellEnd"/>
      </w:ins>
    </w:p>
    <w:p w14:paraId="380A6A00" w14:textId="6FA1D703" w:rsidR="008A3C42" w:rsidRPr="001F0479" w:rsidRDefault="008A3C42" w:rsidP="00DC0183">
      <w:pPr>
        <w:pStyle w:val="ListParagraph"/>
        <w:numPr>
          <w:ilvl w:val="0"/>
          <w:numId w:val="27"/>
        </w:numPr>
        <w:shd w:val="clear" w:color="auto" w:fill="FFFFFF"/>
        <w:spacing w:after="225" w:line="240" w:lineRule="auto"/>
        <w:textAlignment w:val="baseline"/>
        <w:rPr>
          <w:ins w:id="361" w:author="mihir padechiya" w:date="2018-08-29T16:39:00Z"/>
          <w:rFonts w:ascii="Tahoma" w:eastAsia="Times New Roman" w:hAnsi="Tahoma" w:cs="Tahoma"/>
          <w:color w:val="000000"/>
          <w:sz w:val="24"/>
          <w:szCs w:val="24"/>
        </w:rPr>
      </w:pPr>
      <w:ins w:id="362" w:author="mihir padechiya" w:date="2018-08-29T16:39: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Lname</w:t>
        </w:r>
        <w:proofErr w:type="spellEnd"/>
      </w:ins>
    </w:p>
    <w:p w14:paraId="2EC27D0F" w14:textId="060F0104" w:rsidR="008A3C42" w:rsidRPr="001F0479" w:rsidRDefault="008A3C42" w:rsidP="00DC0183">
      <w:pPr>
        <w:pStyle w:val="ListParagraph"/>
        <w:numPr>
          <w:ilvl w:val="0"/>
          <w:numId w:val="27"/>
        </w:numPr>
        <w:shd w:val="clear" w:color="auto" w:fill="FFFFFF"/>
        <w:spacing w:after="225" w:line="240" w:lineRule="auto"/>
        <w:textAlignment w:val="baseline"/>
        <w:rPr>
          <w:ins w:id="363" w:author="mihir padechiya" w:date="2018-08-29T16:39:00Z"/>
          <w:rFonts w:ascii="Tahoma" w:eastAsia="Times New Roman" w:hAnsi="Tahoma" w:cs="Tahoma"/>
          <w:color w:val="000000"/>
          <w:sz w:val="24"/>
          <w:szCs w:val="24"/>
        </w:rPr>
      </w:pPr>
      <w:ins w:id="364" w:author="mihir padechiya" w:date="2018-08-29T16:39:00Z">
        <w:r w:rsidRPr="001F0479">
          <w:rPr>
            <w:rFonts w:ascii="Tahoma" w:eastAsia="Times New Roman" w:hAnsi="Tahoma" w:cs="Tahoma"/>
            <w:color w:val="000000"/>
            <w:sz w:val="24"/>
            <w:szCs w:val="24"/>
          </w:rPr>
          <w:t xml:space="preserve">Advisor </w:t>
        </w:r>
        <w:proofErr w:type="spellStart"/>
        <w:r w:rsidRPr="001F0479">
          <w:rPr>
            <w:rFonts w:ascii="Tahoma" w:eastAsia="Times New Roman" w:hAnsi="Tahoma" w:cs="Tahoma"/>
            <w:color w:val="000000"/>
            <w:sz w:val="24"/>
            <w:szCs w:val="24"/>
          </w:rPr>
          <w:t>Fname</w:t>
        </w:r>
        <w:proofErr w:type="spellEnd"/>
      </w:ins>
    </w:p>
    <w:p w14:paraId="08A6B7F2" w14:textId="72A1EA0A" w:rsidR="008A3C42" w:rsidRPr="001F0479" w:rsidRDefault="00C44B17" w:rsidP="00DC0183">
      <w:pPr>
        <w:pStyle w:val="ListParagraph"/>
        <w:numPr>
          <w:ilvl w:val="0"/>
          <w:numId w:val="27"/>
        </w:numPr>
        <w:shd w:val="clear" w:color="auto" w:fill="FFFFFF"/>
        <w:spacing w:after="225" w:line="240" w:lineRule="auto"/>
        <w:textAlignment w:val="baseline"/>
        <w:rPr>
          <w:ins w:id="365" w:author="mihir padechiya" w:date="2018-08-29T16:39:00Z"/>
          <w:rFonts w:ascii="Tahoma" w:eastAsia="Times New Roman" w:hAnsi="Tahoma" w:cs="Tahoma"/>
          <w:color w:val="000000"/>
          <w:sz w:val="24"/>
          <w:szCs w:val="24"/>
        </w:rPr>
      </w:pPr>
      <w:ins w:id="366" w:author="mihir padechiya" w:date="2018-08-29T16:42:00Z">
        <w:r w:rsidRPr="001F0479">
          <w:rPr>
            <w:rFonts w:ascii="Tahoma" w:eastAsia="Times New Roman" w:hAnsi="Tahoma" w:cs="Tahoma"/>
            <w:color w:val="000000"/>
            <w:sz w:val="24"/>
            <w:szCs w:val="24"/>
          </w:rPr>
          <w:t xml:space="preserve"> </w:t>
        </w:r>
      </w:ins>
      <w:ins w:id="367" w:author="mihir padechiya" w:date="2018-08-29T16:39:00Z">
        <w:r w:rsidR="008A3C42" w:rsidRPr="001F0479">
          <w:rPr>
            <w:rFonts w:ascii="Tahoma" w:eastAsia="Times New Roman" w:hAnsi="Tahoma" w:cs="Tahoma"/>
            <w:color w:val="000000"/>
            <w:sz w:val="24"/>
            <w:szCs w:val="24"/>
          </w:rPr>
          <w:t xml:space="preserve">Advisor </w:t>
        </w:r>
        <w:proofErr w:type="spellStart"/>
        <w:r w:rsidR="008A3C42" w:rsidRPr="001F0479">
          <w:rPr>
            <w:rFonts w:ascii="Tahoma" w:eastAsia="Times New Roman" w:hAnsi="Tahoma" w:cs="Tahoma"/>
            <w:color w:val="000000"/>
            <w:sz w:val="24"/>
            <w:szCs w:val="24"/>
          </w:rPr>
          <w:t>Lname</w:t>
        </w:r>
        <w:proofErr w:type="spellEnd"/>
      </w:ins>
    </w:p>
    <w:p w14:paraId="439F5767" w14:textId="489C6716" w:rsidR="008A3C42" w:rsidRPr="001F0479" w:rsidRDefault="00C44B17" w:rsidP="00DC0183">
      <w:pPr>
        <w:pStyle w:val="ListParagraph"/>
        <w:numPr>
          <w:ilvl w:val="0"/>
          <w:numId w:val="27"/>
        </w:numPr>
        <w:shd w:val="clear" w:color="auto" w:fill="FFFFFF"/>
        <w:spacing w:after="225" w:line="240" w:lineRule="auto"/>
        <w:textAlignment w:val="baseline"/>
        <w:rPr>
          <w:ins w:id="368" w:author="mihir padechiya" w:date="2018-08-29T16:39:00Z"/>
          <w:rFonts w:ascii="Tahoma" w:eastAsia="Times New Roman" w:hAnsi="Tahoma" w:cs="Tahoma"/>
          <w:color w:val="000000"/>
          <w:sz w:val="24"/>
          <w:szCs w:val="24"/>
        </w:rPr>
      </w:pPr>
      <w:ins w:id="369" w:author="mihir padechiya" w:date="2018-08-29T16:42:00Z">
        <w:r w:rsidRPr="001F0479">
          <w:rPr>
            <w:rFonts w:ascii="Tahoma" w:eastAsia="Times New Roman" w:hAnsi="Tahoma" w:cs="Tahoma"/>
            <w:color w:val="000000"/>
            <w:sz w:val="24"/>
            <w:szCs w:val="24"/>
          </w:rPr>
          <w:t xml:space="preserve"> </w:t>
        </w:r>
      </w:ins>
      <w:ins w:id="370" w:author="mihir padechiya" w:date="2018-08-29T16:39:00Z">
        <w:r w:rsidR="008A3C42" w:rsidRPr="001F0479">
          <w:rPr>
            <w:rFonts w:ascii="Tahoma" w:eastAsia="Times New Roman" w:hAnsi="Tahoma" w:cs="Tahoma"/>
            <w:color w:val="000000"/>
            <w:sz w:val="24"/>
            <w:szCs w:val="24"/>
          </w:rPr>
          <w:t xml:space="preserve">Director </w:t>
        </w:r>
        <w:proofErr w:type="spellStart"/>
        <w:r w:rsidR="008A3C42" w:rsidRPr="001F0479">
          <w:rPr>
            <w:rFonts w:ascii="Tahoma" w:eastAsia="Times New Roman" w:hAnsi="Tahoma" w:cs="Tahoma"/>
            <w:color w:val="000000"/>
            <w:sz w:val="24"/>
            <w:szCs w:val="24"/>
          </w:rPr>
          <w:t>Fname</w:t>
        </w:r>
        <w:proofErr w:type="spellEnd"/>
      </w:ins>
    </w:p>
    <w:p w14:paraId="12D8759F" w14:textId="332B8EBC" w:rsidR="008A3C42" w:rsidRPr="001F0479" w:rsidRDefault="00C44B17" w:rsidP="00DC0183">
      <w:pPr>
        <w:pStyle w:val="ListParagraph"/>
        <w:numPr>
          <w:ilvl w:val="0"/>
          <w:numId w:val="27"/>
        </w:numPr>
        <w:shd w:val="clear" w:color="auto" w:fill="FFFFFF"/>
        <w:spacing w:after="225" w:line="240" w:lineRule="auto"/>
        <w:textAlignment w:val="baseline"/>
        <w:rPr>
          <w:ins w:id="371" w:author="mihir padechiya" w:date="2018-08-29T16:39:00Z"/>
          <w:rFonts w:ascii="Tahoma" w:eastAsia="Times New Roman" w:hAnsi="Tahoma" w:cs="Tahoma"/>
          <w:color w:val="000000"/>
          <w:sz w:val="24"/>
          <w:szCs w:val="24"/>
        </w:rPr>
      </w:pPr>
      <w:ins w:id="372" w:author="mihir padechiya" w:date="2018-08-29T16:42:00Z">
        <w:r w:rsidRPr="001F0479">
          <w:rPr>
            <w:rFonts w:ascii="Tahoma" w:eastAsia="Times New Roman" w:hAnsi="Tahoma" w:cs="Tahoma"/>
            <w:color w:val="000000"/>
            <w:sz w:val="24"/>
            <w:szCs w:val="24"/>
          </w:rPr>
          <w:t xml:space="preserve"> </w:t>
        </w:r>
      </w:ins>
      <w:ins w:id="373" w:author="mihir padechiya" w:date="2018-08-29T16:39:00Z">
        <w:r w:rsidR="008A3C42" w:rsidRPr="001F0479">
          <w:rPr>
            <w:rFonts w:ascii="Tahoma" w:eastAsia="Times New Roman" w:hAnsi="Tahoma" w:cs="Tahoma"/>
            <w:color w:val="000000"/>
            <w:sz w:val="24"/>
            <w:szCs w:val="24"/>
          </w:rPr>
          <w:t xml:space="preserve">Director </w:t>
        </w:r>
        <w:proofErr w:type="spellStart"/>
        <w:r w:rsidR="008A3C42" w:rsidRPr="001F0479">
          <w:rPr>
            <w:rFonts w:ascii="Tahoma" w:eastAsia="Times New Roman" w:hAnsi="Tahoma" w:cs="Tahoma"/>
            <w:color w:val="000000"/>
            <w:sz w:val="24"/>
            <w:szCs w:val="24"/>
          </w:rPr>
          <w:t>Lname</w:t>
        </w:r>
        <w:proofErr w:type="spellEnd"/>
      </w:ins>
    </w:p>
    <w:p w14:paraId="00D5DC7C" w14:textId="290F90AC" w:rsidR="008A3C42" w:rsidRPr="001F0479" w:rsidRDefault="00C44B17" w:rsidP="00DC0183">
      <w:pPr>
        <w:pStyle w:val="ListParagraph"/>
        <w:numPr>
          <w:ilvl w:val="0"/>
          <w:numId w:val="27"/>
        </w:numPr>
        <w:shd w:val="clear" w:color="auto" w:fill="FFFFFF"/>
        <w:spacing w:after="225" w:line="240" w:lineRule="auto"/>
        <w:textAlignment w:val="baseline"/>
        <w:rPr>
          <w:ins w:id="374" w:author="mihir padechiya" w:date="2018-08-29T16:39:00Z"/>
          <w:rFonts w:ascii="Tahoma" w:eastAsia="Times New Roman" w:hAnsi="Tahoma" w:cs="Tahoma"/>
          <w:color w:val="000000"/>
          <w:sz w:val="24"/>
          <w:szCs w:val="24"/>
        </w:rPr>
      </w:pPr>
      <w:ins w:id="375" w:author="mihir padechiya" w:date="2018-08-29T16:42:00Z">
        <w:r w:rsidRPr="001F0479">
          <w:rPr>
            <w:rFonts w:ascii="Tahoma" w:eastAsia="Times New Roman" w:hAnsi="Tahoma" w:cs="Tahoma"/>
            <w:color w:val="000000"/>
            <w:sz w:val="24"/>
            <w:szCs w:val="24"/>
          </w:rPr>
          <w:t xml:space="preserve"> </w:t>
        </w:r>
      </w:ins>
      <w:ins w:id="376" w:author="mihir padechiya" w:date="2018-08-29T16:39:00Z">
        <w:r w:rsidR="008A3C42" w:rsidRPr="001F0479">
          <w:rPr>
            <w:rFonts w:ascii="Tahoma" w:eastAsia="Times New Roman" w:hAnsi="Tahoma" w:cs="Tahoma"/>
            <w:color w:val="000000"/>
            <w:sz w:val="24"/>
            <w:szCs w:val="24"/>
          </w:rPr>
          <w:t>Client Zip</w:t>
        </w:r>
      </w:ins>
    </w:p>
    <w:p w14:paraId="1849A18B" w14:textId="552DF02C" w:rsidR="008A3C42" w:rsidRPr="001F0479" w:rsidRDefault="00C44B17" w:rsidP="00DC0183">
      <w:pPr>
        <w:pStyle w:val="ListParagraph"/>
        <w:numPr>
          <w:ilvl w:val="0"/>
          <w:numId w:val="27"/>
        </w:numPr>
        <w:shd w:val="clear" w:color="auto" w:fill="FFFFFF"/>
        <w:spacing w:after="225" w:line="240" w:lineRule="auto"/>
        <w:textAlignment w:val="baseline"/>
        <w:rPr>
          <w:ins w:id="377" w:author="mihir padechiya" w:date="2018-08-29T16:39:00Z"/>
          <w:rFonts w:ascii="Tahoma" w:eastAsia="Times New Roman" w:hAnsi="Tahoma" w:cs="Tahoma"/>
          <w:color w:val="000000"/>
          <w:sz w:val="24"/>
          <w:szCs w:val="24"/>
        </w:rPr>
      </w:pPr>
      <w:ins w:id="378" w:author="mihir padechiya" w:date="2018-08-29T16:42:00Z">
        <w:r w:rsidRPr="001F0479">
          <w:rPr>
            <w:rFonts w:ascii="Tahoma" w:eastAsia="Times New Roman" w:hAnsi="Tahoma" w:cs="Tahoma"/>
            <w:color w:val="000000"/>
            <w:sz w:val="24"/>
            <w:szCs w:val="24"/>
          </w:rPr>
          <w:t xml:space="preserve"> </w:t>
        </w:r>
      </w:ins>
      <w:ins w:id="379" w:author="mihir padechiya" w:date="2018-08-29T16:39:00Z">
        <w:r w:rsidR="008A3C42" w:rsidRPr="001F0479">
          <w:rPr>
            <w:rFonts w:ascii="Tahoma" w:eastAsia="Times New Roman" w:hAnsi="Tahoma" w:cs="Tahoma"/>
            <w:color w:val="000000"/>
            <w:sz w:val="24"/>
            <w:szCs w:val="24"/>
          </w:rPr>
          <w:t>Advisor Zip</w:t>
        </w:r>
      </w:ins>
    </w:p>
    <w:p w14:paraId="2BB17BC3" w14:textId="5E63B215" w:rsidR="008A3C42" w:rsidRPr="001F0479" w:rsidRDefault="00C44B17" w:rsidP="00DC0183">
      <w:pPr>
        <w:pStyle w:val="ListParagraph"/>
        <w:numPr>
          <w:ilvl w:val="0"/>
          <w:numId w:val="27"/>
        </w:numPr>
        <w:shd w:val="clear" w:color="auto" w:fill="FFFFFF"/>
        <w:spacing w:after="225" w:line="240" w:lineRule="auto"/>
        <w:textAlignment w:val="baseline"/>
        <w:rPr>
          <w:ins w:id="380" w:author="mihir padechiya" w:date="2018-08-29T16:40:00Z"/>
          <w:rFonts w:ascii="Tahoma" w:eastAsia="Times New Roman" w:hAnsi="Tahoma" w:cs="Tahoma"/>
          <w:color w:val="000000"/>
          <w:sz w:val="24"/>
          <w:szCs w:val="24"/>
        </w:rPr>
      </w:pPr>
      <w:ins w:id="381" w:author="mihir padechiya" w:date="2018-08-29T16:42:00Z">
        <w:r w:rsidRPr="001F0479">
          <w:rPr>
            <w:rFonts w:ascii="Tahoma" w:eastAsia="Times New Roman" w:hAnsi="Tahoma" w:cs="Tahoma"/>
            <w:color w:val="000000"/>
            <w:sz w:val="24"/>
            <w:szCs w:val="24"/>
          </w:rPr>
          <w:t xml:space="preserve"> </w:t>
        </w:r>
      </w:ins>
      <w:ins w:id="382" w:author="mihir padechiya" w:date="2018-08-29T16:39:00Z">
        <w:r w:rsidR="008A3C42" w:rsidRPr="001F0479">
          <w:rPr>
            <w:rFonts w:ascii="Tahoma" w:eastAsia="Times New Roman" w:hAnsi="Tahoma" w:cs="Tahoma"/>
            <w:color w:val="000000"/>
            <w:sz w:val="24"/>
            <w:szCs w:val="24"/>
          </w:rPr>
          <w:t xml:space="preserve">Director </w:t>
        </w:r>
      </w:ins>
      <w:ins w:id="383" w:author="mihir padechiya" w:date="2018-08-29T16:40:00Z">
        <w:r w:rsidR="008A3C42" w:rsidRPr="001F0479">
          <w:rPr>
            <w:rFonts w:ascii="Tahoma" w:eastAsia="Times New Roman" w:hAnsi="Tahoma" w:cs="Tahoma"/>
            <w:color w:val="000000"/>
            <w:sz w:val="24"/>
            <w:szCs w:val="24"/>
          </w:rPr>
          <w:t>Zip</w:t>
        </w:r>
      </w:ins>
    </w:p>
    <w:p w14:paraId="4D123B4C" w14:textId="31B3B143" w:rsidR="008A3C42" w:rsidRPr="001F0479" w:rsidRDefault="00C44B17" w:rsidP="00DC0183">
      <w:pPr>
        <w:pStyle w:val="ListParagraph"/>
        <w:numPr>
          <w:ilvl w:val="0"/>
          <w:numId w:val="27"/>
        </w:numPr>
        <w:shd w:val="clear" w:color="auto" w:fill="FFFFFF"/>
        <w:spacing w:after="225" w:line="240" w:lineRule="auto"/>
        <w:textAlignment w:val="baseline"/>
        <w:rPr>
          <w:ins w:id="384" w:author="mihir padechiya" w:date="2018-08-29T16:40:00Z"/>
          <w:rFonts w:ascii="Tahoma" w:eastAsia="Times New Roman" w:hAnsi="Tahoma" w:cs="Tahoma"/>
          <w:color w:val="000000"/>
          <w:sz w:val="24"/>
          <w:szCs w:val="24"/>
        </w:rPr>
      </w:pPr>
      <w:ins w:id="385" w:author="mihir padechiya" w:date="2018-08-29T16:42:00Z">
        <w:r w:rsidRPr="001F0479">
          <w:rPr>
            <w:rFonts w:ascii="Tahoma" w:eastAsia="Times New Roman" w:hAnsi="Tahoma" w:cs="Tahoma"/>
            <w:color w:val="000000"/>
            <w:sz w:val="24"/>
            <w:szCs w:val="24"/>
          </w:rPr>
          <w:t xml:space="preserve"> </w:t>
        </w:r>
      </w:ins>
      <w:ins w:id="386" w:author="mihir padechiya" w:date="2018-08-29T16:40:00Z">
        <w:r w:rsidR="008A3C42" w:rsidRPr="001F0479">
          <w:rPr>
            <w:rFonts w:ascii="Tahoma" w:eastAsia="Times New Roman" w:hAnsi="Tahoma" w:cs="Tahoma"/>
            <w:color w:val="000000"/>
            <w:sz w:val="24"/>
            <w:szCs w:val="24"/>
          </w:rPr>
          <w:t>TO:</w:t>
        </w:r>
      </w:ins>
    </w:p>
    <w:p w14:paraId="5C59AB99" w14:textId="55A424D1" w:rsidR="008A3C42" w:rsidRPr="001F0479" w:rsidRDefault="00C44B17" w:rsidP="00DC0183">
      <w:pPr>
        <w:pStyle w:val="ListParagraph"/>
        <w:numPr>
          <w:ilvl w:val="0"/>
          <w:numId w:val="27"/>
        </w:numPr>
        <w:shd w:val="clear" w:color="auto" w:fill="FFFFFF"/>
        <w:spacing w:after="225" w:line="240" w:lineRule="auto"/>
        <w:textAlignment w:val="baseline"/>
        <w:rPr>
          <w:ins w:id="387" w:author="mihir padechiya" w:date="2018-08-29T16:40:00Z"/>
          <w:rFonts w:ascii="Tahoma" w:eastAsia="Times New Roman" w:hAnsi="Tahoma" w:cs="Tahoma"/>
          <w:color w:val="000000"/>
          <w:sz w:val="24"/>
          <w:szCs w:val="24"/>
        </w:rPr>
      </w:pPr>
      <w:ins w:id="388" w:author="mihir padechiya" w:date="2018-08-29T16:42:00Z">
        <w:r w:rsidRPr="001F0479">
          <w:rPr>
            <w:rFonts w:ascii="Tahoma" w:eastAsia="Times New Roman" w:hAnsi="Tahoma" w:cs="Tahoma"/>
            <w:color w:val="000000"/>
            <w:sz w:val="24"/>
            <w:szCs w:val="24"/>
          </w:rPr>
          <w:t xml:space="preserve"> </w:t>
        </w:r>
      </w:ins>
      <w:ins w:id="389" w:author="mihir padechiya" w:date="2018-08-29T16:40:00Z">
        <w:r w:rsidR="008A3C42" w:rsidRPr="001F0479">
          <w:rPr>
            <w:rFonts w:ascii="Tahoma" w:eastAsia="Times New Roman" w:hAnsi="Tahoma" w:cs="Tahoma"/>
            <w:color w:val="000000"/>
            <w:sz w:val="24"/>
            <w:szCs w:val="24"/>
          </w:rPr>
          <w:t>CC:</w:t>
        </w:r>
      </w:ins>
    </w:p>
    <w:p w14:paraId="5E41C4CD" w14:textId="152538B9" w:rsidR="008A3C42" w:rsidRPr="001F0479" w:rsidRDefault="00C44B17" w:rsidP="00DC0183">
      <w:pPr>
        <w:pStyle w:val="ListParagraph"/>
        <w:numPr>
          <w:ilvl w:val="0"/>
          <w:numId w:val="27"/>
        </w:numPr>
        <w:shd w:val="clear" w:color="auto" w:fill="FFFFFF"/>
        <w:spacing w:after="225" w:line="240" w:lineRule="auto"/>
        <w:textAlignment w:val="baseline"/>
        <w:rPr>
          <w:ins w:id="390" w:author="mihir padechiya" w:date="2018-08-29T16:40:00Z"/>
          <w:rFonts w:ascii="Tahoma" w:eastAsia="Times New Roman" w:hAnsi="Tahoma" w:cs="Tahoma"/>
          <w:color w:val="000000"/>
          <w:sz w:val="24"/>
          <w:szCs w:val="24"/>
        </w:rPr>
      </w:pPr>
      <w:ins w:id="391" w:author="mihir padechiya" w:date="2018-08-29T16:42:00Z">
        <w:r w:rsidRPr="001F0479">
          <w:rPr>
            <w:rFonts w:ascii="Tahoma" w:eastAsia="Times New Roman" w:hAnsi="Tahoma" w:cs="Tahoma"/>
            <w:color w:val="000000"/>
            <w:sz w:val="24"/>
            <w:szCs w:val="24"/>
          </w:rPr>
          <w:t xml:space="preserve"> </w:t>
        </w:r>
      </w:ins>
      <w:ins w:id="392" w:author="mihir padechiya" w:date="2018-08-29T16:40:00Z">
        <w:r w:rsidR="008A3C42" w:rsidRPr="001F0479">
          <w:rPr>
            <w:rFonts w:ascii="Tahoma" w:eastAsia="Times New Roman" w:hAnsi="Tahoma" w:cs="Tahoma"/>
            <w:color w:val="000000"/>
            <w:sz w:val="24"/>
            <w:szCs w:val="24"/>
          </w:rPr>
          <w:t>BCC:</w:t>
        </w:r>
      </w:ins>
    </w:p>
    <w:p w14:paraId="759EAC38" w14:textId="4FFDE008" w:rsidR="008A3C42" w:rsidRPr="001F0479" w:rsidRDefault="00C44B17" w:rsidP="00DC0183">
      <w:pPr>
        <w:pStyle w:val="ListParagraph"/>
        <w:numPr>
          <w:ilvl w:val="0"/>
          <w:numId w:val="27"/>
        </w:numPr>
        <w:shd w:val="clear" w:color="auto" w:fill="FFFFFF"/>
        <w:spacing w:after="225" w:line="240" w:lineRule="auto"/>
        <w:textAlignment w:val="baseline"/>
        <w:rPr>
          <w:ins w:id="393" w:author="mihir padechiya" w:date="2018-08-29T16:41:00Z"/>
          <w:rFonts w:ascii="Tahoma" w:eastAsia="Times New Roman" w:hAnsi="Tahoma" w:cs="Tahoma"/>
          <w:color w:val="000000"/>
          <w:sz w:val="24"/>
          <w:szCs w:val="24"/>
        </w:rPr>
      </w:pPr>
      <w:ins w:id="394" w:author="mihir padechiya" w:date="2018-08-29T16:42:00Z">
        <w:r w:rsidRPr="001F0479">
          <w:rPr>
            <w:rFonts w:ascii="Tahoma" w:eastAsia="Times New Roman" w:hAnsi="Tahoma" w:cs="Tahoma"/>
            <w:color w:val="000000"/>
            <w:sz w:val="24"/>
            <w:szCs w:val="24"/>
          </w:rPr>
          <w:t xml:space="preserve"> </w:t>
        </w:r>
      </w:ins>
      <w:proofErr w:type="spellStart"/>
      <w:ins w:id="395" w:author="mihir padechiya" w:date="2018-08-29T16:40:00Z">
        <w:r w:rsidR="001E788C" w:rsidRPr="001F0479">
          <w:rPr>
            <w:rFonts w:ascii="Tahoma" w:eastAsia="Times New Roman" w:hAnsi="Tahoma" w:cs="Tahoma"/>
            <w:color w:val="000000"/>
            <w:sz w:val="24"/>
            <w:szCs w:val="24"/>
          </w:rPr>
          <w:t>Time</w:t>
        </w:r>
      </w:ins>
      <w:ins w:id="396" w:author="mihir padechiya" w:date="2018-08-29T16:41:00Z">
        <w:r w:rsidR="001E788C" w:rsidRPr="001F0479">
          <w:rPr>
            <w:rFonts w:ascii="Tahoma" w:eastAsia="Times New Roman" w:hAnsi="Tahoma" w:cs="Tahoma"/>
            <w:color w:val="000000"/>
            <w:sz w:val="24"/>
            <w:szCs w:val="24"/>
          </w:rPr>
          <w:t>_Stamp</w:t>
        </w:r>
        <w:proofErr w:type="spellEnd"/>
      </w:ins>
    </w:p>
    <w:p w14:paraId="2DFC7668" w14:textId="15F2F7FF" w:rsidR="00EC6CDB" w:rsidRPr="001F0479" w:rsidRDefault="00EC6CDB" w:rsidP="00EC6CDB">
      <w:pPr>
        <w:shd w:val="clear" w:color="auto" w:fill="FFFFFF"/>
        <w:spacing w:after="225" w:line="240" w:lineRule="auto"/>
        <w:textAlignment w:val="baseline"/>
        <w:rPr>
          <w:ins w:id="397" w:author="mihir padechiya" w:date="2018-08-29T16:41:00Z"/>
          <w:rFonts w:ascii="Tahoma" w:eastAsia="Times New Roman" w:hAnsi="Tahoma" w:cs="Tahoma"/>
          <w:color w:val="000000"/>
          <w:sz w:val="24"/>
          <w:szCs w:val="24"/>
          <w:u w:val="single"/>
        </w:rPr>
      </w:pPr>
      <w:ins w:id="398" w:author="mihir padechiya" w:date="2018-08-29T16:41:00Z">
        <w:r w:rsidRPr="001F0479">
          <w:rPr>
            <w:rFonts w:ascii="Tahoma" w:eastAsia="Times New Roman" w:hAnsi="Tahoma" w:cs="Tahoma"/>
            <w:color w:val="000000"/>
            <w:sz w:val="24"/>
            <w:szCs w:val="24"/>
            <w:u w:val="single"/>
            <w:rPrChange w:id="399" w:author="mihir padechiya" w:date="2018-12-22T01:29:00Z">
              <w:rPr>
                <w:rFonts w:ascii="Tahoma" w:eastAsia="Times New Roman" w:hAnsi="Tahoma" w:cs="Tahoma"/>
                <w:color w:val="000000"/>
                <w:sz w:val="24"/>
                <w:szCs w:val="24"/>
              </w:rPr>
            </w:rPrChange>
          </w:rPr>
          <w:t>RTCI_CLIENT_CALLBACK</w:t>
        </w:r>
      </w:ins>
    </w:p>
    <w:p w14:paraId="7A67049E" w14:textId="6D456470" w:rsidR="00530B79" w:rsidRPr="001F0479" w:rsidRDefault="00530B79" w:rsidP="00530B79">
      <w:pPr>
        <w:pStyle w:val="ListParagraph"/>
        <w:numPr>
          <w:ilvl w:val="0"/>
          <w:numId w:val="28"/>
        </w:numPr>
        <w:shd w:val="clear" w:color="auto" w:fill="FFFFFF"/>
        <w:spacing w:after="225" w:line="240" w:lineRule="auto"/>
        <w:textAlignment w:val="baseline"/>
        <w:rPr>
          <w:ins w:id="400" w:author="mihir padechiya" w:date="2018-08-29T16:45:00Z"/>
          <w:rFonts w:ascii="Tahoma" w:eastAsia="Times New Roman" w:hAnsi="Tahoma" w:cs="Tahoma"/>
          <w:color w:val="000000"/>
          <w:sz w:val="24"/>
          <w:szCs w:val="24"/>
        </w:rPr>
      </w:pPr>
      <w:ins w:id="401" w:author="mihir padechiya" w:date="2018-08-29T16:43:00Z">
        <w:r w:rsidRPr="001F0479">
          <w:rPr>
            <w:rFonts w:ascii="Tahoma" w:eastAsia="Times New Roman" w:hAnsi="Tahoma" w:cs="Tahoma"/>
            <w:color w:val="000000"/>
            <w:sz w:val="24"/>
            <w:szCs w:val="24"/>
          </w:rPr>
          <w:t>ID</w:t>
        </w:r>
      </w:ins>
    </w:p>
    <w:p w14:paraId="0FED11CD" w14:textId="6C02DF8E" w:rsidR="00530B79" w:rsidRPr="001F0479" w:rsidRDefault="00530B79">
      <w:pPr>
        <w:pStyle w:val="ListParagraph"/>
        <w:numPr>
          <w:ilvl w:val="0"/>
          <w:numId w:val="28"/>
        </w:numPr>
        <w:shd w:val="clear" w:color="auto" w:fill="FFFFFF"/>
        <w:spacing w:after="225" w:line="240" w:lineRule="auto"/>
        <w:textAlignment w:val="baseline"/>
        <w:rPr>
          <w:ins w:id="402" w:author="mihir padechiya" w:date="2018-08-29T16:43:00Z"/>
          <w:rFonts w:ascii="Tahoma" w:eastAsia="Times New Roman" w:hAnsi="Tahoma" w:cs="Tahoma"/>
          <w:color w:val="000000"/>
          <w:sz w:val="24"/>
          <w:szCs w:val="24"/>
          <w:rPrChange w:id="403" w:author="mihir padechiya" w:date="2018-12-22T01:29:00Z">
            <w:rPr>
              <w:ins w:id="404" w:author="mihir padechiya" w:date="2018-08-29T16:43:00Z"/>
              <w:rFonts w:eastAsia="Times New Roman"/>
            </w:rPr>
          </w:rPrChange>
        </w:rPr>
      </w:pPr>
      <w:ins w:id="405" w:author="mihir padechiya" w:date="2018-08-29T16:45:00Z">
        <w:r w:rsidRPr="001F0479">
          <w:rPr>
            <w:rFonts w:ascii="Tahoma" w:eastAsia="Times New Roman" w:hAnsi="Tahoma" w:cs="Tahoma"/>
            <w:color w:val="000000"/>
            <w:sz w:val="24"/>
            <w:szCs w:val="24"/>
          </w:rPr>
          <w:lastRenderedPageBreak/>
          <w:t>Client ID</w:t>
        </w:r>
      </w:ins>
    </w:p>
    <w:p w14:paraId="25053C81" w14:textId="7F072142" w:rsidR="00530B79" w:rsidRPr="001F0479" w:rsidRDefault="00530B79" w:rsidP="00EC6CDB">
      <w:pPr>
        <w:pStyle w:val="ListParagraph"/>
        <w:numPr>
          <w:ilvl w:val="0"/>
          <w:numId w:val="28"/>
        </w:numPr>
        <w:shd w:val="clear" w:color="auto" w:fill="FFFFFF"/>
        <w:spacing w:after="225" w:line="240" w:lineRule="auto"/>
        <w:textAlignment w:val="baseline"/>
        <w:rPr>
          <w:ins w:id="406" w:author="mihir padechiya" w:date="2018-08-29T16:44:00Z"/>
          <w:rFonts w:ascii="Tahoma" w:eastAsia="Times New Roman" w:hAnsi="Tahoma" w:cs="Tahoma"/>
          <w:color w:val="000000"/>
          <w:sz w:val="24"/>
          <w:szCs w:val="24"/>
        </w:rPr>
      </w:pPr>
      <w:ins w:id="407" w:author="mihir padechiya" w:date="2018-08-29T16:43: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F</w:t>
        </w:r>
      </w:ins>
      <w:ins w:id="408" w:author="mihir padechiya" w:date="2018-08-29T16:44:00Z">
        <w:r w:rsidRPr="001F0479">
          <w:rPr>
            <w:rFonts w:ascii="Tahoma" w:eastAsia="Times New Roman" w:hAnsi="Tahoma" w:cs="Tahoma"/>
            <w:color w:val="000000"/>
            <w:sz w:val="24"/>
            <w:szCs w:val="24"/>
          </w:rPr>
          <w:t>name</w:t>
        </w:r>
        <w:proofErr w:type="spellEnd"/>
      </w:ins>
    </w:p>
    <w:p w14:paraId="4F93DA23" w14:textId="57919462" w:rsidR="00530B79" w:rsidRPr="001F0479" w:rsidRDefault="00530B79" w:rsidP="00EC6CDB">
      <w:pPr>
        <w:pStyle w:val="ListParagraph"/>
        <w:numPr>
          <w:ilvl w:val="0"/>
          <w:numId w:val="28"/>
        </w:numPr>
        <w:shd w:val="clear" w:color="auto" w:fill="FFFFFF"/>
        <w:spacing w:after="225" w:line="240" w:lineRule="auto"/>
        <w:textAlignment w:val="baseline"/>
        <w:rPr>
          <w:ins w:id="409" w:author="mihir padechiya" w:date="2018-08-29T16:43:00Z"/>
          <w:rFonts w:ascii="Tahoma" w:eastAsia="Times New Roman" w:hAnsi="Tahoma" w:cs="Tahoma"/>
          <w:color w:val="000000"/>
          <w:sz w:val="24"/>
          <w:szCs w:val="24"/>
        </w:rPr>
      </w:pPr>
      <w:ins w:id="410" w:author="mihir padechiya" w:date="2018-08-29T16:44:00Z">
        <w:r w:rsidRPr="001F0479">
          <w:rPr>
            <w:rFonts w:ascii="Tahoma" w:eastAsia="Times New Roman" w:hAnsi="Tahoma" w:cs="Tahoma"/>
            <w:color w:val="000000"/>
            <w:sz w:val="24"/>
            <w:szCs w:val="24"/>
          </w:rPr>
          <w:t xml:space="preserve">Client </w:t>
        </w:r>
        <w:proofErr w:type="spellStart"/>
        <w:r w:rsidRPr="001F0479">
          <w:rPr>
            <w:rFonts w:ascii="Tahoma" w:eastAsia="Times New Roman" w:hAnsi="Tahoma" w:cs="Tahoma"/>
            <w:color w:val="000000"/>
            <w:sz w:val="24"/>
            <w:szCs w:val="24"/>
          </w:rPr>
          <w:t>LName</w:t>
        </w:r>
      </w:ins>
      <w:proofErr w:type="spellEnd"/>
    </w:p>
    <w:p w14:paraId="3EB92ABC" w14:textId="61F93652" w:rsidR="00530B79" w:rsidRPr="001F0479" w:rsidRDefault="00530B79" w:rsidP="00EC6CDB">
      <w:pPr>
        <w:pStyle w:val="ListParagraph"/>
        <w:numPr>
          <w:ilvl w:val="0"/>
          <w:numId w:val="28"/>
        </w:numPr>
        <w:shd w:val="clear" w:color="auto" w:fill="FFFFFF"/>
        <w:spacing w:after="225" w:line="240" w:lineRule="auto"/>
        <w:textAlignment w:val="baseline"/>
        <w:rPr>
          <w:ins w:id="411" w:author="mihir padechiya" w:date="2018-08-29T16:43:00Z"/>
          <w:rFonts w:ascii="Tahoma" w:eastAsia="Times New Roman" w:hAnsi="Tahoma" w:cs="Tahoma"/>
          <w:color w:val="000000"/>
          <w:sz w:val="24"/>
          <w:szCs w:val="24"/>
        </w:rPr>
      </w:pPr>
      <w:proofErr w:type="spellStart"/>
      <w:ins w:id="412" w:author="mihir padechiya" w:date="2018-08-29T16:43:00Z">
        <w:r w:rsidRPr="001F0479">
          <w:rPr>
            <w:rFonts w:ascii="Tahoma" w:eastAsia="Times New Roman" w:hAnsi="Tahoma" w:cs="Tahoma"/>
            <w:color w:val="000000"/>
            <w:sz w:val="24"/>
            <w:szCs w:val="24"/>
          </w:rPr>
          <w:t>DateTime</w:t>
        </w:r>
        <w:proofErr w:type="spellEnd"/>
      </w:ins>
    </w:p>
    <w:p w14:paraId="30A5DDE1" w14:textId="3F89BB33" w:rsidR="00530B79" w:rsidRPr="001F0479" w:rsidRDefault="00530B79" w:rsidP="00EC6CDB">
      <w:pPr>
        <w:pStyle w:val="ListParagraph"/>
        <w:numPr>
          <w:ilvl w:val="0"/>
          <w:numId w:val="28"/>
        </w:numPr>
        <w:shd w:val="clear" w:color="auto" w:fill="FFFFFF"/>
        <w:spacing w:after="225" w:line="240" w:lineRule="auto"/>
        <w:textAlignment w:val="baseline"/>
        <w:rPr>
          <w:ins w:id="413" w:author="mihir padechiya" w:date="2018-08-29T16:43:00Z"/>
          <w:rFonts w:ascii="Tahoma" w:eastAsia="Times New Roman" w:hAnsi="Tahoma" w:cs="Tahoma"/>
          <w:color w:val="000000"/>
          <w:sz w:val="24"/>
          <w:szCs w:val="24"/>
        </w:rPr>
      </w:pPr>
      <w:ins w:id="414" w:author="mihir padechiya" w:date="2018-08-29T16:43:00Z">
        <w:r w:rsidRPr="001F0479">
          <w:rPr>
            <w:rFonts w:ascii="Tahoma" w:eastAsia="Times New Roman" w:hAnsi="Tahoma" w:cs="Tahoma"/>
            <w:color w:val="000000"/>
            <w:sz w:val="24"/>
            <w:szCs w:val="24"/>
          </w:rPr>
          <w:t>Phone</w:t>
        </w:r>
      </w:ins>
    </w:p>
    <w:p w14:paraId="61DC1ED2" w14:textId="162E3715" w:rsidR="00530B79" w:rsidRPr="001F0479" w:rsidRDefault="00530B79">
      <w:pPr>
        <w:pStyle w:val="ListParagraph"/>
        <w:numPr>
          <w:ilvl w:val="0"/>
          <w:numId w:val="28"/>
        </w:numPr>
        <w:shd w:val="clear" w:color="auto" w:fill="FFFFFF"/>
        <w:spacing w:after="225" w:line="240" w:lineRule="auto"/>
        <w:textAlignment w:val="baseline"/>
        <w:rPr>
          <w:ins w:id="415" w:author="mihir padechiya" w:date="2018-08-29T16:43:00Z"/>
          <w:rFonts w:ascii="Tahoma" w:eastAsia="Times New Roman" w:hAnsi="Tahoma" w:cs="Tahoma"/>
          <w:color w:val="000000"/>
          <w:sz w:val="24"/>
          <w:szCs w:val="24"/>
          <w:rPrChange w:id="416" w:author="mihir padechiya" w:date="2018-12-22T01:29:00Z">
            <w:rPr>
              <w:ins w:id="417" w:author="mihir padechiya" w:date="2018-08-29T16:43:00Z"/>
              <w:rFonts w:eastAsia="Times New Roman"/>
            </w:rPr>
          </w:rPrChange>
        </w:rPr>
      </w:pPr>
      <w:ins w:id="418" w:author="mihir padechiya" w:date="2018-08-29T16:43:00Z">
        <w:r w:rsidRPr="001F0479">
          <w:rPr>
            <w:rFonts w:ascii="Tahoma" w:eastAsia="Times New Roman" w:hAnsi="Tahoma" w:cs="Tahoma"/>
            <w:color w:val="000000"/>
            <w:sz w:val="24"/>
            <w:szCs w:val="24"/>
          </w:rPr>
          <w:t>Email</w:t>
        </w:r>
      </w:ins>
    </w:p>
    <w:p w14:paraId="5BC7DDEE" w14:textId="0AC3BADA" w:rsidR="00530B79" w:rsidRPr="001F0479" w:rsidRDefault="00530B79" w:rsidP="00EC6CDB">
      <w:pPr>
        <w:pStyle w:val="ListParagraph"/>
        <w:numPr>
          <w:ilvl w:val="0"/>
          <w:numId w:val="28"/>
        </w:numPr>
        <w:shd w:val="clear" w:color="auto" w:fill="FFFFFF"/>
        <w:spacing w:after="225" w:line="240" w:lineRule="auto"/>
        <w:textAlignment w:val="baseline"/>
        <w:rPr>
          <w:ins w:id="419" w:author="mihir padechiya" w:date="2018-08-29T16:43:00Z"/>
          <w:rFonts w:ascii="Tahoma" w:eastAsia="Times New Roman" w:hAnsi="Tahoma" w:cs="Tahoma"/>
          <w:color w:val="000000"/>
          <w:sz w:val="24"/>
          <w:szCs w:val="24"/>
        </w:rPr>
      </w:pPr>
      <w:ins w:id="420" w:author="mihir padechiya" w:date="2018-08-29T16:43:00Z">
        <w:r w:rsidRPr="001F0479">
          <w:rPr>
            <w:rFonts w:ascii="Tahoma" w:eastAsia="Times New Roman" w:hAnsi="Tahoma" w:cs="Tahoma"/>
            <w:color w:val="000000"/>
            <w:sz w:val="24"/>
            <w:szCs w:val="24"/>
          </w:rPr>
          <w:t>Way to Contact</w:t>
        </w:r>
      </w:ins>
    </w:p>
    <w:p w14:paraId="11E404E8" w14:textId="6E0B76DE" w:rsidR="00530B79" w:rsidRPr="001F0479" w:rsidRDefault="00F7087B" w:rsidP="00EC6CDB">
      <w:pPr>
        <w:pStyle w:val="ListParagraph"/>
        <w:numPr>
          <w:ilvl w:val="0"/>
          <w:numId w:val="28"/>
        </w:numPr>
        <w:shd w:val="clear" w:color="auto" w:fill="FFFFFF"/>
        <w:spacing w:after="225" w:line="240" w:lineRule="auto"/>
        <w:textAlignment w:val="baseline"/>
        <w:rPr>
          <w:ins w:id="421" w:author="mihir padechiya" w:date="2018-08-29T16:45:00Z"/>
          <w:rFonts w:ascii="Tahoma" w:eastAsia="Times New Roman" w:hAnsi="Tahoma" w:cs="Tahoma"/>
          <w:color w:val="000000"/>
          <w:sz w:val="24"/>
          <w:szCs w:val="24"/>
        </w:rPr>
      </w:pPr>
      <w:ins w:id="422" w:author="mihir padechiya" w:date="2018-08-29T16:45:00Z">
        <w:r w:rsidRPr="001F0479">
          <w:rPr>
            <w:rFonts w:ascii="Tahoma" w:eastAsia="Times New Roman" w:hAnsi="Tahoma" w:cs="Tahoma"/>
            <w:color w:val="000000"/>
            <w:sz w:val="24"/>
            <w:szCs w:val="24"/>
          </w:rPr>
          <w:t xml:space="preserve">Business </w:t>
        </w:r>
      </w:ins>
      <w:ins w:id="423" w:author="mihir padechiya" w:date="2018-08-29T16:44:00Z">
        <w:r w:rsidR="00530B79" w:rsidRPr="001F0479">
          <w:rPr>
            <w:rFonts w:ascii="Tahoma" w:eastAsia="Times New Roman" w:hAnsi="Tahoma" w:cs="Tahoma"/>
            <w:color w:val="000000"/>
            <w:sz w:val="24"/>
            <w:szCs w:val="24"/>
          </w:rPr>
          <w:t>Query</w:t>
        </w:r>
      </w:ins>
      <w:ins w:id="424" w:author="mihir padechiya" w:date="2018-08-29T16:45:00Z">
        <w:r w:rsidRPr="001F0479">
          <w:rPr>
            <w:rFonts w:ascii="Tahoma" w:eastAsia="Times New Roman" w:hAnsi="Tahoma" w:cs="Tahoma"/>
            <w:color w:val="000000"/>
            <w:sz w:val="24"/>
            <w:szCs w:val="24"/>
          </w:rPr>
          <w:t xml:space="preserve"> </w:t>
        </w:r>
      </w:ins>
    </w:p>
    <w:p w14:paraId="48DC0E65" w14:textId="0BEDCF0A" w:rsidR="00AD5065" w:rsidRPr="001F0479" w:rsidRDefault="00AD5065" w:rsidP="00AD5065">
      <w:pPr>
        <w:shd w:val="clear" w:color="auto" w:fill="FFFFFF"/>
        <w:spacing w:after="225" w:line="240" w:lineRule="auto"/>
        <w:textAlignment w:val="baseline"/>
        <w:rPr>
          <w:ins w:id="425" w:author="mihir padechiya" w:date="2018-08-29T16:45:00Z"/>
          <w:rFonts w:ascii="Tahoma" w:eastAsia="Times New Roman" w:hAnsi="Tahoma" w:cs="Tahoma"/>
          <w:color w:val="000000"/>
          <w:sz w:val="24"/>
          <w:szCs w:val="24"/>
          <w:u w:val="single"/>
        </w:rPr>
      </w:pPr>
      <w:ins w:id="426" w:author="mihir padechiya" w:date="2018-08-29T16:45:00Z">
        <w:r w:rsidRPr="001F0479">
          <w:rPr>
            <w:rFonts w:ascii="Tahoma" w:eastAsia="Times New Roman" w:hAnsi="Tahoma" w:cs="Tahoma"/>
            <w:color w:val="000000"/>
            <w:sz w:val="24"/>
            <w:szCs w:val="24"/>
            <w:u w:val="single"/>
            <w:rPrChange w:id="427" w:author="mihir padechiya" w:date="2018-12-22T01:29:00Z">
              <w:rPr>
                <w:rFonts w:ascii="Tahoma" w:eastAsia="Times New Roman" w:hAnsi="Tahoma" w:cs="Tahoma"/>
                <w:color w:val="000000"/>
                <w:sz w:val="24"/>
                <w:szCs w:val="24"/>
              </w:rPr>
            </w:rPrChange>
          </w:rPr>
          <w:t>RTCI_TEXT_CHAT</w:t>
        </w:r>
      </w:ins>
    </w:p>
    <w:p w14:paraId="3D2C5985" w14:textId="02C945DB" w:rsidR="00AD5065" w:rsidRPr="001F0479" w:rsidRDefault="00AD5065" w:rsidP="00AD5065">
      <w:pPr>
        <w:pStyle w:val="ListParagraph"/>
        <w:numPr>
          <w:ilvl w:val="0"/>
          <w:numId w:val="29"/>
        </w:numPr>
        <w:shd w:val="clear" w:color="auto" w:fill="FFFFFF"/>
        <w:spacing w:after="225" w:line="240" w:lineRule="auto"/>
        <w:textAlignment w:val="baseline"/>
        <w:rPr>
          <w:ins w:id="428" w:author="mihir padechiya" w:date="2018-08-29T16:46:00Z"/>
          <w:rFonts w:ascii="Tahoma" w:eastAsia="Times New Roman" w:hAnsi="Tahoma" w:cs="Tahoma"/>
          <w:color w:val="000000"/>
          <w:sz w:val="24"/>
          <w:szCs w:val="24"/>
          <w:rPrChange w:id="429" w:author="mihir padechiya" w:date="2018-12-22T01:29:00Z">
            <w:rPr>
              <w:ins w:id="430" w:author="mihir padechiya" w:date="2018-08-29T16:46:00Z"/>
              <w:rFonts w:ascii="Tahoma" w:eastAsia="Times New Roman" w:hAnsi="Tahoma" w:cs="Tahoma"/>
              <w:color w:val="000000"/>
              <w:sz w:val="24"/>
              <w:szCs w:val="24"/>
              <w:u w:val="single"/>
            </w:rPr>
          </w:rPrChange>
        </w:rPr>
      </w:pPr>
      <w:ins w:id="431" w:author="mihir padechiya" w:date="2018-08-29T16:46:00Z">
        <w:r w:rsidRPr="001F0479">
          <w:rPr>
            <w:rFonts w:ascii="Tahoma" w:eastAsia="Times New Roman" w:hAnsi="Tahoma" w:cs="Tahoma"/>
            <w:color w:val="000000"/>
            <w:sz w:val="24"/>
            <w:szCs w:val="24"/>
            <w:rPrChange w:id="432" w:author="mihir padechiya" w:date="2018-12-22T01:29:00Z">
              <w:rPr>
                <w:rFonts w:ascii="Tahoma" w:eastAsia="Times New Roman" w:hAnsi="Tahoma" w:cs="Tahoma"/>
                <w:color w:val="000000"/>
                <w:sz w:val="24"/>
                <w:szCs w:val="24"/>
                <w:u w:val="single"/>
              </w:rPr>
            </w:rPrChange>
          </w:rPr>
          <w:t>ID</w:t>
        </w:r>
      </w:ins>
    </w:p>
    <w:p w14:paraId="7E8988EB" w14:textId="12468878" w:rsidR="00AD5065" w:rsidRPr="001F0479" w:rsidRDefault="00AD5065" w:rsidP="00AD5065">
      <w:pPr>
        <w:pStyle w:val="ListParagraph"/>
        <w:numPr>
          <w:ilvl w:val="0"/>
          <w:numId w:val="29"/>
        </w:numPr>
        <w:shd w:val="clear" w:color="auto" w:fill="FFFFFF"/>
        <w:spacing w:after="225" w:line="240" w:lineRule="auto"/>
        <w:textAlignment w:val="baseline"/>
        <w:rPr>
          <w:ins w:id="433" w:author="mihir padechiya" w:date="2018-08-29T16:46:00Z"/>
          <w:rFonts w:ascii="Tahoma" w:eastAsia="Times New Roman" w:hAnsi="Tahoma" w:cs="Tahoma"/>
          <w:color w:val="000000"/>
          <w:sz w:val="24"/>
          <w:szCs w:val="24"/>
        </w:rPr>
      </w:pPr>
      <w:ins w:id="434" w:author="mihir padechiya" w:date="2018-08-29T16:46:00Z">
        <w:r w:rsidRPr="001F0479">
          <w:rPr>
            <w:rFonts w:ascii="Tahoma" w:eastAsia="Times New Roman" w:hAnsi="Tahoma" w:cs="Tahoma"/>
            <w:color w:val="000000"/>
            <w:sz w:val="24"/>
            <w:szCs w:val="24"/>
            <w:rPrChange w:id="435" w:author="mihir padechiya" w:date="2018-12-22T01:29:00Z">
              <w:rPr>
                <w:rFonts w:ascii="Tahoma" w:eastAsia="Times New Roman" w:hAnsi="Tahoma" w:cs="Tahoma"/>
                <w:color w:val="000000"/>
                <w:sz w:val="24"/>
                <w:szCs w:val="24"/>
                <w:u w:val="single"/>
              </w:rPr>
            </w:rPrChange>
          </w:rPr>
          <w:t>Client</w:t>
        </w:r>
        <w:r w:rsidRPr="001F0479">
          <w:rPr>
            <w:rFonts w:ascii="Tahoma" w:eastAsia="Times New Roman" w:hAnsi="Tahoma" w:cs="Tahoma"/>
            <w:color w:val="000000"/>
            <w:sz w:val="24"/>
            <w:szCs w:val="24"/>
          </w:rPr>
          <w:t xml:space="preserve"> ID</w:t>
        </w:r>
      </w:ins>
    </w:p>
    <w:p w14:paraId="36EE0FCD" w14:textId="40B94F2D" w:rsidR="00AD5065" w:rsidRPr="001F0479" w:rsidRDefault="00AD5065" w:rsidP="00AD5065">
      <w:pPr>
        <w:pStyle w:val="ListParagraph"/>
        <w:numPr>
          <w:ilvl w:val="0"/>
          <w:numId w:val="29"/>
        </w:numPr>
        <w:shd w:val="clear" w:color="auto" w:fill="FFFFFF"/>
        <w:spacing w:after="225" w:line="240" w:lineRule="auto"/>
        <w:textAlignment w:val="baseline"/>
        <w:rPr>
          <w:ins w:id="436" w:author="mihir padechiya" w:date="2018-08-29T16:46:00Z"/>
          <w:rFonts w:ascii="Tahoma" w:eastAsia="Times New Roman" w:hAnsi="Tahoma" w:cs="Tahoma"/>
          <w:color w:val="000000"/>
          <w:sz w:val="24"/>
          <w:szCs w:val="24"/>
        </w:rPr>
      </w:pPr>
      <w:ins w:id="437" w:author="mihir padechiya" w:date="2018-08-29T16:46:00Z">
        <w:r w:rsidRPr="001F0479">
          <w:rPr>
            <w:rFonts w:ascii="Tahoma" w:eastAsia="Times New Roman" w:hAnsi="Tahoma" w:cs="Tahoma"/>
            <w:color w:val="000000"/>
            <w:sz w:val="24"/>
            <w:szCs w:val="24"/>
          </w:rPr>
          <w:t>Advisor ID</w:t>
        </w:r>
      </w:ins>
    </w:p>
    <w:p w14:paraId="201F5933" w14:textId="43201F90" w:rsidR="00AD5065" w:rsidRPr="001F0479" w:rsidRDefault="00AD5065" w:rsidP="00AD5065">
      <w:pPr>
        <w:pStyle w:val="ListParagraph"/>
        <w:numPr>
          <w:ilvl w:val="0"/>
          <w:numId w:val="29"/>
        </w:numPr>
        <w:shd w:val="clear" w:color="auto" w:fill="FFFFFF"/>
        <w:spacing w:after="225" w:line="240" w:lineRule="auto"/>
        <w:textAlignment w:val="baseline"/>
        <w:rPr>
          <w:ins w:id="438" w:author="mihir padechiya" w:date="2018-08-29T16:47:00Z"/>
          <w:rFonts w:ascii="Tahoma" w:eastAsia="Times New Roman" w:hAnsi="Tahoma" w:cs="Tahoma"/>
          <w:color w:val="000000"/>
          <w:sz w:val="24"/>
          <w:szCs w:val="24"/>
        </w:rPr>
      </w:pPr>
      <w:proofErr w:type="spellStart"/>
      <w:ins w:id="439" w:author="mihir padechiya" w:date="2018-08-29T16:46:00Z">
        <w:r w:rsidRPr="001F0479">
          <w:rPr>
            <w:rFonts w:ascii="Tahoma" w:eastAsia="Times New Roman" w:hAnsi="Tahoma" w:cs="Tahoma"/>
            <w:color w:val="000000"/>
            <w:sz w:val="24"/>
            <w:szCs w:val="24"/>
          </w:rPr>
          <w:t>Chat</w:t>
        </w:r>
      </w:ins>
      <w:ins w:id="440" w:author="mihir padechiya" w:date="2018-08-29T16:47:00Z">
        <w:r w:rsidRPr="001F0479">
          <w:rPr>
            <w:rFonts w:ascii="Tahoma" w:eastAsia="Times New Roman" w:hAnsi="Tahoma" w:cs="Tahoma"/>
            <w:color w:val="000000"/>
            <w:sz w:val="24"/>
            <w:szCs w:val="24"/>
          </w:rPr>
          <w:t>_data</w:t>
        </w:r>
        <w:proofErr w:type="spellEnd"/>
      </w:ins>
    </w:p>
    <w:p w14:paraId="4267B7E5" w14:textId="0073C196" w:rsidR="00AD5065" w:rsidRPr="001F0479" w:rsidRDefault="00AD5065" w:rsidP="00AD5065">
      <w:pPr>
        <w:pStyle w:val="ListParagraph"/>
        <w:numPr>
          <w:ilvl w:val="0"/>
          <w:numId w:val="29"/>
        </w:numPr>
        <w:shd w:val="clear" w:color="auto" w:fill="FFFFFF"/>
        <w:spacing w:after="225" w:line="240" w:lineRule="auto"/>
        <w:textAlignment w:val="baseline"/>
        <w:rPr>
          <w:ins w:id="441" w:author="mihir padechiya" w:date="2018-08-29T16:47:00Z"/>
          <w:rFonts w:ascii="Tahoma" w:eastAsia="Times New Roman" w:hAnsi="Tahoma" w:cs="Tahoma"/>
          <w:color w:val="000000"/>
          <w:sz w:val="24"/>
          <w:szCs w:val="24"/>
        </w:rPr>
      </w:pPr>
      <w:proofErr w:type="spellStart"/>
      <w:ins w:id="442" w:author="mihir padechiya" w:date="2018-08-29T16:47:00Z">
        <w:r w:rsidRPr="001F0479">
          <w:rPr>
            <w:rFonts w:ascii="Tahoma" w:eastAsia="Times New Roman" w:hAnsi="Tahoma" w:cs="Tahoma"/>
            <w:color w:val="000000"/>
            <w:sz w:val="24"/>
            <w:szCs w:val="24"/>
          </w:rPr>
          <w:t>Session_id</w:t>
        </w:r>
        <w:proofErr w:type="spellEnd"/>
      </w:ins>
    </w:p>
    <w:p w14:paraId="73D63C81" w14:textId="7D1C888B" w:rsidR="00AD5065" w:rsidRPr="001F0479" w:rsidRDefault="00932E39" w:rsidP="00AD5065">
      <w:pPr>
        <w:pStyle w:val="ListParagraph"/>
        <w:numPr>
          <w:ilvl w:val="0"/>
          <w:numId w:val="29"/>
        </w:numPr>
        <w:shd w:val="clear" w:color="auto" w:fill="FFFFFF"/>
        <w:spacing w:after="225" w:line="240" w:lineRule="auto"/>
        <w:textAlignment w:val="baseline"/>
        <w:rPr>
          <w:ins w:id="443" w:author="mihir padechiya" w:date="2018-08-29T17:15:00Z"/>
          <w:rFonts w:ascii="Tahoma" w:eastAsia="Times New Roman" w:hAnsi="Tahoma" w:cs="Tahoma"/>
          <w:color w:val="000000"/>
          <w:sz w:val="24"/>
          <w:szCs w:val="24"/>
        </w:rPr>
      </w:pPr>
      <w:ins w:id="444" w:author="mihir padechiya" w:date="2018-08-29T17:15:00Z">
        <w:r w:rsidRPr="001F0479">
          <w:rPr>
            <w:rFonts w:ascii="Tahoma" w:eastAsia="Times New Roman" w:hAnsi="Tahoma" w:cs="Tahoma"/>
            <w:color w:val="000000"/>
            <w:sz w:val="24"/>
            <w:szCs w:val="24"/>
          </w:rPr>
          <w:t>Date</w:t>
        </w:r>
      </w:ins>
    </w:p>
    <w:p w14:paraId="4AAF4397" w14:textId="730FF327" w:rsidR="008D3AD7" w:rsidRPr="001F0479" w:rsidRDefault="008D3AD7" w:rsidP="00AD5065">
      <w:pPr>
        <w:pStyle w:val="ListParagraph"/>
        <w:numPr>
          <w:ilvl w:val="0"/>
          <w:numId w:val="29"/>
        </w:numPr>
        <w:shd w:val="clear" w:color="auto" w:fill="FFFFFF"/>
        <w:spacing w:after="225" w:line="240" w:lineRule="auto"/>
        <w:textAlignment w:val="baseline"/>
        <w:rPr>
          <w:ins w:id="445" w:author="mihir padechiya" w:date="2018-08-29T17:15:00Z"/>
          <w:rFonts w:ascii="Tahoma" w:eastAsia="Times New Roman" w:hAnsi="Tahoma" w:cs="Tahoma"/>
          <w:color w:val="000000"/>
          <w:sz w:val="24"/>
          <w:szCs w:val="24"/>
        </w:rPr>
      </w:pPr>
      <w:proofErr w:type="spellStart"/>
      <w:ins w:id="446" w:author="mihir padechiya" w:date="2018-08-29T17:15:00Z">
        <w:r w:rsidRPr="001F0479">
          <w:rPr>
            <w:rFonts w:ascii="Tahoma" w:eastAsia="Times New Roman" w:hAnsi="Tahoma" w:cs="Tahoma"/>
            <w:color w:val="000000"/>
            <w:sz w:val="24"/>
            <w:szCs w:val="24"/>
          </w:rPr>
          <w:t>Start_time</w:t>
        </w:r>
        <w:proofErr w:type="spellEnd"/>
      </w:ins>
    </w:p>
    <w:p w14:paraId="45F00F1C" w14:textId="5C77E22A" w:rsidR="008D3AD7" w:rsidRPr="001F0479" w:rsidRDefault="008D3AD7" w:rsidP="00AD5065">
      <w:pPr>
        <w:pStyle w:val="ListParagraph"/>
        <w:numPr>
          <w:ilvl w:val="0"/>
          <w:numId w:val="29"/>
        </w:numPr>
        <w:shd w:val="clear" w:color="auto" w:fill="FFFFFF"/>
        <w:spacing w:after="225" w:line="240" w:lineRule="auto"/>
        <w:textAlignment w:val="baseline"/>
        <w:rPr>
          <w:ins w:id="447" w:author="mihir padechiya" w:date="2018-08-29T17:15:00Z"/>
          <w:rFonts w:ascii="Tahoma" w:eastAsia="Times New Roman" w:hAnsi="Tahoma" w:cs="Tahoma"/>
          <w:color w:val="000000"/>
          <w:sz w:val="24"/>
          <w:szCs w:val="24"/>
        </w:rPr>
      </w:pPr>
      <w:proofErr w:type="spellStart"/>
      <w:ins w:id="448" w:author="mihir padechiya" w:date="2018-08-29T17:15:00Z">
        <w:r w:rsidRPr="001F0479">
          <w:rPr>
            <w:rFonts w:ascii="Tahoma" w:eastAsia="Times New Roman" w:hAnsi="Tahoma" w:cs="Tahoma"/>
            <w:color w:val="000000"/>
            <w:sz w:val="24"/>
            <w:szCs w:val="24"/>
          </w:rPr>
          <w:t>End_Time</w:t>
        </w:r>
        <w:proofErr w:type="spellEnd"/>
      </w:ins>
    </w:p>
    <w:p w14:paraId="7E2C54AC" w14:textId="7A3784DF" w:rsidR="00D57D47" w:rsidRPr="001F0479" w:rsidRDefault="00D57D47" w:rsidP="00D57D47">
      <w:pPr>
        <w:shd w:val="clear" w:color="auto" w:fill="FFFFFF"/>
        <w:spacing w:after="225" w:line="240" w:lineRule="auto"/>
        <w:textAlignment w:val="baseline"/>
        <w:rPr>
          <w:ins w:id="449" w:author="mihir padechiya" w:date="2018-08-29T17:16:00Z"/>
          <w:rFonts w:ascii="Tahoma" w:eastAsia="Times New Roman" w:hAnsi="Tahoma" w:cs="Tahoma"/>
          <w:color w:val="000000"/>
          <w:sz w:val="24"/>
          <w:szCs w:val="24"/>
          <w:u w:val="single"/>
        </w:rPr>
      </w:pPr>
      <w:ins w:id="450" w:author="mihir padechiya" w:date="2018-08-29T17:16:00Z">
        <w:r w:rsidRPr="001F0479">
          <w:rPr>
            <w:rFonts w:ascii="Tahoma" w:eastAsia="Times New Roman" w:hAnsi="Tahoma" w:cs="Tahoma"/>
            <w:color w:val="000000"/>
            <w:sz w:val="24"/>
            <w:szCs w:val="24"/>
            <w:u w:val="single"/>
            <w:rPrChange w:id="451" w:author="mihir padechiya" w:date="2018-12-22T01:29:00Z">
              <w:rPr>
                <w:rFonts w:ascii="Tahoma" w:eastAsia="Times New Roman" w:hAnsi="Tahoma" w:cs="Tahoma"/>
                <w:color w:val="000000"/>
                <w:sz w:val="24"/>
                <w:szCs w:val="24"/>
              </w:rPr>
            </w:rPrChange>
          </w:rPr>
          <w:t>RTCI_AUTH</w:t>
        </w:r>
      </w:ins>
    </w:p>
    <w:p w14:paraId="3EF15746" w14:textId="3BCDBF78" w:rsidR="00D57D47" w:rsidRPr="001F0479" w:rsidRDefault="00AE2D3F" w:rsidP="00D57D47">
      <w:pPr>
        <w:pStyle w:val="ListParagraph"/>
        <w:numPr>
          <w:ilvl w:val="0"/>
          <w:numId w:val="30"/>
        </w:numPr>
        <w:shd w:val="clear" w:color="auto" w:fill="FFFFFF"/>
        <w:spacing w:after="225" w:line="240" w:lineRule="auto"/>
        <w:textAlignment w:val="baseline"/>
        <w:rPr>
          <w:ins w:id="452" w:author="mihir padechiya" w:date="2018-08-29T17:25:00Z"/>
          <w:rFonts w:ascii="Tahoma" w:eastAsia="Times New Roman" w:hAnsi="Tahoma" w:cs="Tahoma"/>
          <w:color w:val="000000"/>
          <w:sz w:val="24"/>
          <w:szCs w:val="24"/>
        </w:rPr>
      </w:pPr>
      <w:ins w:id="453" w:author="mihir padechiya" w:date="2018-08-29T17:25:00Z">
        <w:r w:rsidRPr="001F0479">
          <w:rPr>
            <w:rFonts w:ascii="Tahoma" w:eastAsia="Times New Roman" w:hAnsi="Tahoma" w:cs="Tahoma"/>
            <w:color w:val="000000"/>
            <w:sz w:val="24"/>
            <w:szCs w:val="24"/>
          </w:rPr>
          <w:t>USER_ID</w:t>
        </w:r>
      </w:ins>
    </w:p>
    <w:p w14:paraId="5F37312A" w14:textId="76B0D619" w:rsidR="00AE2D3F" w:rsidRPr="001F0479" w:rsidRDefault="004357A1" w:rsidP="00D57D47">
      <w:pPr>
        <w:pStyle w:val="ListParagraph"/>
        <w:numPr>
          <w:ilvl w:val="0"/>
          <w:numId w:val="30"/>
        </w:numPr>
        <w:shd w:val="clear" w:color="auto" w:fill="FFFFFF"/>
        <w:spacing w:after="225" w:line="240" w:lineRule="auto"/>
        <w:textAlignment w:val="baseline"/>
        <w:rPr>
          <w:ins w:id="454" w:author="mihir padechiya" w:date="2018-08-29T17:25:00Z"/>
          <w:rFonts w:ascii="Tahoma" w:eastAsia="Times New Roman" w:hAnsi="Tahoma" w:cs="Tahoma"/>
          <w:color w:val="000000"/>
          <w:sz w:val="24"/>
          <w:szCs w:val="24"/>
        </w:rPr>
      </w:pPr>
      <w:ins w:id="455" w:author="mihir padechiya" w:date="2018-08-29T17:25:00Z">
        <w:r w:rsidRPr="001F0479">
          <w:rPr>
            <w:rFonts w:ascii="Tahoma" w:eastAsia="Times New Roman" w:hAnsi="Tahoma" w:cs="Tahoma"/>
            <w:color w:val="000000"/>
            <w:sz w:val="24"/>
            <w:szCs w:val="24"/>
          </w:rPr>
          <w:t>ROLE</w:t>
        </w:r>
      </w:ins>
    </w:p>
    <w:p w14:paraId="79126F0B" w14:textId="7CE51DB5" w:rsidR="004357A1" w:rsidRPr="001F0479" w:rsidRDefault="00411F19" w:rsidP="00D57D47">
      <w:pPr>
        <w:pStyle w:val="ListParagraph"/>
        <w:numPr>
          <w:ilvl w:val="0"/>
          <w:numId w:val="30"/>
        </w:numPr>
        <w:shd w:val="clear" w:color="auto" w:fill="FFFFFF"/>
        <w:spacing w:after="225" w:line="240" w:lineRule="auto"/>
        <w:textAlignment w:val="baseline"/>
        <w:rPr>
          <w:ins w:id="456" w:author="mihir padechiya" w:date="2018-08-29T17:25:00Z"/>
          <w:rFonts w:ascii="Tahoma" w:eastAsia="Times New Roman" w:hAnsi="Tahoma" w:cs="Tahoma"/>
          <w:color w:val="000000"/>
          <w:sz w:val="24"/>
          <w:szCs w:val="24"/>
        </w:rPr>
      </w:pPr>
      <w:ins w:id="457" w:author="mihir padechiya" w:date="2018-08-29T17:25:00Z">
        <w:r w:rsidRPr="001F0479">
          <w:rPr>
            <w:rFonts w:ascii="Tahoma" w:eastAsia="Times New Roman" w:hAnsi="Tahoma" w:cs="Tahoma"/>
            <w:color w:val="000000"/>
            <w:sz w:val="24"/>
            <w:szCs w:val="24"/>
          </w:rPr>
          <w:t>PRIVILEGE</w:t>
        </w:r>
      </w:ins>
    </w:p>
    <w:p w14:paraId="7CB1B684" w14:textId="5D44F811" w:rsidR="00411F19" w:rsidRPr="001F0479" w:rsidRDefault="00411F19" w:rsidP="00D57D47">
      <w:pPr>
        <w:pStyle w:val="ListParagraph"/>
        <w:numPr>
          <w:ilvl w:val="0"/>
          <w:numId w:val="30"/>
        </w:numPr>
        <w:shd w:val="clear" w:color="auto" w:fill="FFFFFF"/>
        <w:spacing w:after="225" w:line="240" w:lineRule="auto"/>
        <w:textAlignment w:val="baseline"/>
        <w:rPr>
          <w:ins w:id="458" w:author="mihir padechiya" w:date="2018-08-29T17:25:00Z"/>
          <w:rFonts w:ascii="Tahoma" w:eastAsia="Times New Roman" w:hAnsi="Tahoma" w:cs="Tahoma"/>
          <w:color w:val="000000"/>
          <w:sz w:val="24"/>
          <w:szCs w:val="24"/>
        </w:rPr>
      </w:pPr>
      <w:proofErr w:type="spellStart"/>
      <w:ins w:id="459" w:author="mihir padechiya" w:date="2018-08-29T17:25:00Z">
        <w:r w:rsidRPr="001F0479">
          <w:rPr>
            <w:rFonts w:ascii="Tahoma" w:eastAsia="Times New Roman" w:hAnsi="Tahoma" w:cs="Tahoma"/>
            <w:color w:val="000000"/>
            <w:sz w:val="24"/>
            <w:szCs w:val="24"/>
          </w:rPr>
          <w:t>Fname</w:t>
        </w:r>
        <w:proofErr w:type="spellEnd"/>
      </w:ins>
    </w:p>
    <w:p w14:paraId="39ED8B5A" w14:textId="637605E9" w:rsidR="00411F19" w:rsidRPr="001F0479" w:rsidRDefault="00411F19" w:rsidP="00D57D47">
      <w:pPr>
        <w:pStyle w:val="ListParagraph"/>
        <w:numPr>
          <w:ilvl w:val="0"/>
          <w:numId w:val="30"/>
        </w:numPr>
        <w:shd w:val="clear" w:color="auto" w:fill="FFFFFF"/>
        <w:spacing w:after="225" w:line="240" w:lineRule="auto"/>
        <w:textAlignment w:val="baseline"/>
        <w:rPr>
          <w:ins w:id="460" w:author="mihir padechiya" w:date="2018-08-29T17:25:00Z"/>
          <w:rFonts w:ascii="Tahoma" w:eastAsia="Times New Roman" w:hAnsi="Tahoma" w:cs="Tahoma"/>
          <w:color w:val="000000"/>
          <w:sz w:val="24"/>
          <w:szCs w:val="24"/>
        </w:rPr>
      </w:pPr>
      <w:proofErr w:type="spellStart"/>
      <w:ins w:id="461" w:author="mihir padechiya" w:date="2018-08-29T17:25:00Z">
        <w:r w:rsidRPr="001F0479">
          <w:rPr>
            <w:rFonts w:ascii="Tahoma" w:eastAsia="Times New Roman" w:hAnsi="Tahoma" w:cs="Tahoma"/>
            <w:color w:val="000000"/>
            <w:sz w:val="24"/>
            <w:szCs w:val="24"/>
          </w:rPr>
          <w:t>LName</w:t>
        </w:r>
        <w:proofErr w:type="spellEnd"/>
      </w:ins>
    </w:p>
    <w:p w14:paraId="41CD9C74" w14:textId="3C5FB293" w:rsidR="00411F19" w:rsidRPr="001F0479" w:rsidRDefault="00564FA2" w:rsidP="00D57D47">
      <w:pPr>
        <w:pStyle w:val="ListParagraph"/>
        <w:numPr>
          <w:ilvl w:val="0"/>
          <w:numId w:val="30"/>
        </w:numPr>
        <w:shd w:val="clear" w:color="auto" w:fill="FFFFFF"/>
        <w:spacing w:after="225" w:line="240" w:lineRule="auto"/>
        <w:textAlignment w:val="baseline"/>
        <w:rPr>
          <w:ins w:id="462" w:author="mihir padechiya" w:date="2018-08-29T17:25:00Z"/>
          <w:rFonts w:ascii="Tahoma" w:eastAsia="Times New Roman" w:hAnsi="Tahoma" w:cs="Tahoma"/>
          <w:color w:val="000000"/>
          <w:sz w:val="24"/>
          <w:szCs w:val="24"/>
        </w:rPr>
      </w:pPr>
      <w:ins w:id="463" w:author="mihir padechiya" w:date="2018-08-29T17:25:00Z">
        <w:r w:rsidRPr="001F0479">
          <w:rPr>
            <w:rFonts w:ascii="Tahoma" w:eastAsia="Times New Roman" w:hAnsi="Tahoma" w:cs="Tahoma"/>
            <w:color w:val="000000"/>
            <w:sz w:val="24"/>
            <w:szCs w:val="24"/>
          </w:rPr>
          <w:t>Login ID</w:t>
        </w:r>
      </w:ins>
      <w:ins w:id="464" w:author="mihir padechiya" w:date="2018-08-29T17:26:00Z">
        <w:r w:rsidRPr="001F0479">
          <w:rPr>
            <w:rFonts w:ascii="Tahoma" w:eastAsia="Times New Roman" w:hAnsi="Tahoma" w:cs="Tahoma"/>
            <w:color w:val="000000"/>
            <w:sz w:val="24"/>
            <w:szCs w:val="24"/>
          </w:rPr>
          <w:t>?</w:t>
        </w:r>
      </w:ins>
    </w:p>
    <w:p w14:paraId="1B71CBF0" w14:textId="00028606" w:rsidR="00564FA2" w:rsidRPr="001F0479" w:rsidRDefault="00564FA2" w:rsidP="00D57D47">
      <w:pPr>
        <w:pStyle w:val="ListParagraph"/>
        <w:numPr>
          <w:ilvl w:val="0"/>
          <w:numId w:val="30"/>
        </w:numPr>
        <w:shd w:val="clear" w:color="auto" w:fill="FFFFFF"/>
        <w:spacing w:after="225" w:line="240" w:lineRule="auto"/>
        <w:textAlignment w:val="baseline"/>
        <w:rPr>
          <w:ins w:id="465" w:author="mihir padechiya" w:date="2018-08-29T17:26:00Z"/>
          <w:rFonts w:ascii="Tahoma" w:eastAsia="Times New Roman" w:hAnsi="Tahoma" w:cs="Tahoma"/>
          <w:color w:val="000000"/>
          <w:sz w:val="24"/>
          <w:szCs w:val="24"/>
        </w:rPr>
      </w:pPr>
      <w:ins w:id="466" w:author="mihir padechiya" w:date="2018-08-29T17:25:00Z">
        <w:r w:rsidRPr="001F0479">
          <w:rPr>
            <w:rFonts w:ascii="Tahoma" w:eastAsia="Times New Roman" w:hAnsi="Tahoma" w:cs="Tahoma"/>
            <w:color w:val="000000"/>
            <w:sz w:val="24"/>
            <w:szCs w:val="24"/>
          </w:rPr>
          <w:t>Password?</w:t>
        </w:r>
      </w:ins>
    </w:p>
    <w:p w14:paraId="7BDC348C" w14:textId="48126E9A" w:rsidR="00466543" w:rsidRPr="001F0479" w:rsidRDefault="00466543" w:rsidP="00466543">
      <w:pPr>
        <w:shd w:val="clear" w:color="auto" w:fill="FFFFFF"/>
        <w:spacing w:after="225" w:line="240" w:lineRule="auto"/>
        <w:textAlignment w:val="baseline"/>
        <w:rPr>
          <w:ins w:id="467" w:author="mihir padechiya" w:date="2018-08-29T17:26:00Z"/>
          <w:rFonts w:ascii="Tahoma" w:eastAsia="Times New Roman" w:hAnsi="Tahoma" w:cs="Tahoma"/>
          <w:color w:val="000000"/>
          <w:sz w:val="24"/>
          <w:szCs w:val="24"/>
          <w:u w:val="single"/>
        </w:rPr>
      </w:pPr>
      <w:ins w:id="468" w:author="mihir padechiya" w:date="2018-08-29T17:26:00Z">
        <w:r w:rsidRPr="001F0479">
          <w:rPr>
            <w:rFonts w:ascii="Tahoma" w:eastAsia="Times New Roman" w:hAnsi="Tahoma" w:cs="Tahoma"/>
            <w:color w:val="000000"/>
            <w:sz w:val="24"/>
            <w:szCs w:val="24"/>
            <w:u w:val="single"/>
            <w:rPrChange w:id="469" w:author="mihir padechiya" w:date="2018-12-22T01:29:00Z">
              <w:rPr>
                <w:rFonts w:ascii="Tahoma" w:eastAsia="Times New Roman" w:hAnsi="Tahoma" w:cs="Tahoma"/>
                <w:color w:val="000000"/>
                <w:sz w:val="24"/>
                <w:szCs w:val="24"/>
              </w:rPr>
            </w:rPrChange>
          </w:rPr>
          <w:t>Report LOGS</w:t>
        </w:r>
      </w:ins>
    </w:p>
    <w:p w14:paraId="0629D5B4" w14:textId="010F7DBF" w:rsidR="00466543" w:rsidRPr="001F0479" w:rsidRDefault="000472F3" w:rsidP="00466543">
      <w:pPr>
        <w:pStyle w:val="ListParagraph"/>
        <w:numPr>
          <w:ilvl w:val="0"/>
          <w:numId w:val="31"/>
        </w:numPr>
        <w:shd w:val="clear" w:color="auto" w:fill="FFFFFF"/>
        <w:spacing w:after="225" w:line="240" w:lineRule="auto"/>
        <w:textAlignment w:val="baseline"/>
        <w:rPr>
          <w:ins w:id="470" w:author="mihir padechiya" w:date="2018-08-29T17:26:00Z"/>
          <w:rFonts w:ascii="Tahoma" w:eastAsia="Times New Roman" w:hAnsi="Tahoma" w:cs="Tahoma"/>
          <w:color w:val="000000"/>
          <w:sz w:val="24"/>
          <w:szCs w:val="24"/>
        </w:rPr>
      </w:pPr>
      <w:proofErr w:type="spellStart"/>
      <w:ins w:id="471" w:author="mihir padechiya" w:date="2018-08-29T17:26:00Z">
        <w:r w:rsidRPr="001F0479">
          <w:rPr>
            <w:rFonts w:ascii="Tahoma" w:eastAsia="Times New Roman" w:hAnsi="Tahoma" w:cs="Tahoma"/>
            <w:color w:val="000000"/>
            <w:sz w:val="24"/>
            <w:szCs w:val="24"/>
          </w:rPr>
          <w:t>Client_Id</w:t>
        </w:r>
        <w:proofErr w:type="spellEnd"/>
      </w:ins>
    </w:p>
    <w:p w14:paraId="4A57C60E" w14:textId="230AFCC8" w:rsidR="000472F3" w:rsidRPr="001F0479" w:rsidRDefault="000472F3" w:rsidP="00466543">
      <w:pPr>
        <w:pStyle w:val="ListParagraph"/>
        <w:numPr>
          <w:ilvl w:val="0"/>
          <w:numId w:val="31"/>
        </w:numPr>
        <w:shd w:val="clear" w:color="auto" w:fill="FFFFFF"/>
        <w:spacing w:after="225" w:line="240" w:lineRule="auto"/>
        <w:textAlignment w:val="baseline"/>
        <w:rPr>
          <w:ins w:id="472" w:author="mihir padechiya" w:date="2018-08-29T17:26:00Z"/>
          <w:rFonts w:ascii="Tahoma" w:eastAsia="Times New Roman" w:hAnsi="Tahoma" w:cs="Tahoma"/>
          <w:color w:val="000000"/>
          <w:sz w:val="24"/>
          <w:szCs w:val="24"/>
        </w:rPr>
      </w:pPr>
      <w:proofErr w:type="spellStart"/>
      <w:ins w:id="473" w:author="mihir padechiya" w:date="2018-08-29T17:26:00Z">
        <w:r w:rsidRPr="001F0479">
          <w:rPr>
            <w:rFonts w:ascii="Tahoma" w:eastAsia="Times New Roman" w:hAnsi="Tahoma" w:cs="Tahoma"/>
            <w:color w:val="000000"/>
            <w:sz w:val="24"/>
            <w:szCs w:val="24"/>
          </w:rPr>
          <w:t>Advisor_Id</w:t>
        </w:r>
        <w:proofErr w:type="spellEnd"/>
      </w:ins>
    </w:p>
    <w:p w14:paraId="7790592C" w14:textId="01190702" w:rsidR="000472F3" w:rsidRPr="001F0479" w:rsidRDefault="000472F3" w:rsidP="00466543">
      <w:pPr>
        <w:pStyle w:val="ListParagraph"/>
        <w:numPr>
          <w:ilvl w:val="0"/>
          <w:numId w:val="31"/>
        </w:numPr>
        <w:shd w:val="clear" w:color="auto" w:fill="FFFFFF"/>
        <w:spacing w:after="225" w:line="240" w:lineRule="auto"/>
        <w:textAlignment w:val="baseline"/>
        <w:rPr>
          <w:ins w:id="474" w:author="mihir padechiya" w:date="2018-08-29T17:26:00Z"/>
          <w:rFonts w:ascii="Tahoma" w:eastAsia="Times New Roman" w:hAnsi="Tahoma" w:cs="Tahoma"/>
          <w:color w:val="000000"/>
          <w:sz w:val="24"/>
          <w:szCs w:val="24"/>
        </w:rPr>
      </w:pPr>
      <w:proofErr w:type="spellStart"/>
      <w:ins w:id="475" w:author="mihir padechiya" w:date="2018-08-29T17:26:00Z">
        <w:r w:rsidRPr="001F0479">
          <w:rPr>
            <w:rFonts w:ascii="Tahoma" w:eastAsia="Times New Roman" w:hAnsi="Tahoma" w:cs="Tahoma"/>
            <w:color w:val="000000"/>
            <w:sz w:val="24"/>
            <w:szCs w:val="24"/>
          </w:rPr>
          <w:t>Director_Id</w:t>
        </w:r>
        <w:proofErr w:type="spellEnd"/>
      </w:ins>
    </w:p>
    <w:p w14:paraId="3C6D79C7" w14:textId="037D7592" w:rsidR="000472F3" w:rsidRPr="001F0479" w:rsidRDefault="000472F3" w:rsidP="000472F3">
      <w:pPr>
        <w:pStyle w:val="ListParagraph"/>
        <w:numPr>
          <w:ilvl w:val="0"/>
          <w:numId w:val="31"/>
        </w:numPr>
        <w:shd w:val="clear" w:color="auto" w:fill="FFFFFF"/>
        <w:spacing w:after="225" w:line="240" w:lineRule="auto"/>
        <w:textAlignment w:val="baseline"/>
        <w:rPr>
          <w:ins w:id="476" w:author="mihir padechiya" w:date="2018-08-29T17:27:00Z"/>
          <w:rFonts w:ascii="Tahoma" w:eastAsia="Times New Roman" w:hAnsi="Tahoma" w:cs="Tahoma"/>
          <w:color w:val="000000"/>
          <w:sz w:val="24"/>
          <w:szCs w:val="24"/>
        </w:rPr>
      </w:pPr>
      <w:ins w:id="477" w:author="mihir padechiya" w:date="2018-08-29T17:26:00Z">
        <w:r w:rsidRPr="001F0479">
          <w:rPr>
            <w:rFonts w:ascii="Tahoma" w:eastAsia="Times New Roman" w:hAnsi="Tahoma" w:cs="Tahoma"/>
            <w:color w:val="000000"/>
            <w:sz w:val="24"/>
            <w:szCs w:val="24"/>
          </w:rPr>
          <w:t>Call durati</w:t>
        </w:r>
      </w:ins>
      <w:ins w:id="478" w:author="mihir padechiya" w:date="2018-08-29T17:27:00Z">
        <w:r w:rsidRPr="001F0479">
          <w:rPr>
            <w:rFonts w:ascii="Tahoma" w:eastAsia="Times New Roman" w:hAnsi="Tahoma" w:cs="Tahoma"/>
            <w:color w:val="000000"/>
            <w:sz w:val="24"/>
            <w:szCs w:val="24"/>
          </w:rPr>
          <w:t>on</w:t>
        </w:r>
      </w:ins>
    </w:p>
    <w:p w14:paraId="7F1426AB" w14:textId="218F0271" w:rsidR="000472F3" w:rsidRPr="001F0479" w:rsidRDefault="000472F3" w:rsidP="000472F3">
      <w:pPr>
        <w:pStyle w:val="ListParagraph"/>
        <w:numPr>
          <w:ilvl w:val="0"/>
          <w:numId w:val="31"/>
        </w:numPr>
        <w:shd w:val="clear" w:color="auto" w:fill="FFFFFF"/>
        <w:spacing w:after="225" w:line="240" w:lineRule="auto"/>
        <w:textAlignment w:val="baseline"/>
        <w:rPr>
          <w:ins w:id="479" w:author="mihir padechiya" w:date="2018-08-29T17:27:00Z"/>
          <w:rFonts w:ascii="Tahoma" w:eastAsia="Times New Roman" w:hAnsi="Tahoma" w:cs="Tahoma"/>
          <w:color w:val="000000"/>
          <w:sz w:val="24"/>
          <w:szCs w:val="24"/>
        </w:rPr>
      </w:pPr>
      <w:ins w:id="480" w:author="mihir padechiya" w:date="2018-08-29T17:27:00Z">
        <w:r w:rsidRPr="001F0479">
          <w:rPr>
            <w:rFonts w:ascii="Tahoma" w:eastAsia="Times New Roman" w:hAnsi="Tahoma" w:cs="Tahoma"/>
            <w:color w:val="000000"/>
            <w:sz w:val="24"/>
            <w:szCs w:val="24"/>
          </w:rPr>
          <w:t>Pending work list</w:t>
        </w:r>
      </w:ins>
    </w:p>
    <w:p w14:paraId="065D7302" w14:textId="0EC7B345" w:rsidR="000472F3" w:rsidRPr="001F0479" w:rsidRDefault="000472F3" w:rsidP="000472F3">
      <w:pPr>
        <w:pStyle w:val="ListParagraph"/>
        <w:numPr>
          <w:ilvl w:val="0"/>
          <w:numId w:val="31"/>
        </w:numPr>
        <w:shd w:val="clear" w:color="auto" w:fill="FFFFFF"/>
        <w:spacing w:after="225" w:line="240" w:lineRule="auto"/>
        <w:textAlignment w:val="baseline"/>
        <w:rPr>
          <w:ins w:id="481" w:author="mihir padechiya" w:date="2018-08-29T17:27:00Z"/>
          <w:rFonts w:ascii="Tahoma" w:eastAsia="Times New Roman" w:hAnsi="Tahoma" w:cs="Tahoma"/>
          <w:color w:val="000000"/>
          <w:sz w:val="24"/>
          <w:szCs w:val="24"/>
        </w:rPr>
      </w:pPr>
      <w:ins w:id="482" w:author="mihir padechiya" w:date="2018-08-29T17:27:00Z">
        <w:r w:rsidRPr="001F0479">
          <w:rPr>
            <w:rFonts w:ascii="Tahoma" w:eastAsia="Times New Roman" w:hAnsi="Tahoma" w:cs="Tahoma"/>
            <w:color w:val="000000"/>
            <w:sz w:val="24"/>
            <w:szCs w:val="24"/>
          </w:rPr>
          <w:t>Calls Per average</w:t>
        </w:r>
      </w:ins>
    </w:p>
    <w:p w14:paraId="1E351D62" w14:textId="1EBEE7DB" w:rsidR="000472F3" w:rsidRPr="001F0479" w:rsidRDefault="000472F3" w:rsidP="000472F3">
      <w:pPr>
        <w:pStyle w:val="ListParagraph"/>
        <w:numPr>
          <w:ilvl w:val="0"/>
          <w:numId w:val="31"/>
        </w:numPr>
        <w:shd w:val="clear" w:color="auto" w:fill="FFFFFF"/>
        <w:spacing w:after="225" w:line="240" w:lineRule="auto"/>
        <w:textAlignment w:val="baseline"/>
        <w:rPr>
          <w:ins w:id="483" w:author="mihir padechiya" w:date="2018-08-29T17:27:00Z"/>
          <w:rFonts w:ascii="Tahoma" w:eastAsia="Times New Roman" w:hAnsi="Tahoma" w:cs="Tahoma"/>
          <w:color w:val="000000"/>
          <w:sz w:val="24"/>
          <w:szCs w:val="24"/>
        </w:rPr>
      </w:pPr>
      <w:ins w:id="484" w:author="mihir padechiya" w:date="2018-08-29T17:27:00Z">
        <w:r w:rsidRPr="001F0479">
          <w:rPr>
            <w:rFonts w:ascii="Tahoma" w:eastAsia="Times New Roman" w:hAnsi="Tahoma" w:cs="Tahoma"/>
            <w:color w:val="000000"/>
            <w:sz w:val="24"/>
            <w:szCs w:val="24"/>
          </w:rPr>
          <w:t>Peak demand time</w:t>
        </w:r>
      </w:ins>
    </w:p>
    <w:p w14:paraId="1CD176DC" w14:textId="13D724BD" w:rsidR="000472F3" w:rsidRDefault="000472F3">
      <w:pPr>
        <w:pStyle w:val="ListParagraph"/>
        <w:numPr>
          <w:ilvl w:val="0"/>
          <w:numId w:val="31"/>
        </w:numPr>
        <w:shd w:val="clear" w:color="auto" w:fill="FFFFFF"/>
        <w:spacing w:after="225" w:line="240" w:lineRule="auto"/>
        <w:textAlignment w:val="baseline"/>
        <w:rPr>
          <w:ins w:id="485" w:author="mihir padechiya" w:date="2019-04-21T12:42:00Z"/>
          <w:rFonts w:ascii="Tahoma" w:eastAsia="Times New Roman" w:hAnsi="Tahoma" w:cs="Tahoma"/>
          <w:color w:val="000000"/>
          <w:sz w:val="24"/>
          <w:szCs w:val="24"/>
        </w:rPr>
      </w:pPr>
      <w:ins w:id="486" w:author="mihir padechiya" w:date="2018-08-29T17:27:00Z">
        <w:r w:rsidRPr="001F0479">
          <w:rPr>
            <w:rFonts w:ascii="Tahoma" w:eastAsia="Times New Roman" w:hAnsi="Tahoma" w:cs="Tahoma"/>
            <w:color w:val="000000"/>
            <w:sz w:val="24"/>
            <w:szCs w:val="24"/>
          </w:rPr>
          <w:t>Current status</w:t>
        </w:r>
      </w:ins>
    </w:p>
    <w:p w14:paraId="3FA93569" w14:textId="45BE8E8B" w:rsidR="00732D07" w:rsidRDefault="00732D07" w:rsidP="00732D07">
      <w:pPr>
        <w:pStyle w:val="ListParagraph"/>
        <w:shd w:val="clear" w:color="auto" w:fill="FFFFFF"/>
        <w:spacing w:after="225" w:line="240" w:lineRule="auto"/>
        <w:textAlignment w:val="baseline"/>
        <w:rPr>
          <w:ins w:id="487" w:author="mihir padechiya" w:date="2019-04-21T12:42:00Z"/>
          <w:rFonts w:ascii="Tahoma" w:eastAsia="Times New Roman" w:hAnsi="Tahoma" w:cs="Tahoma"/>
          <w:color w:val="000000"/>
          <w:sz w:val="24"/>
          <w:szCs w:val="24"/>
        </w:rPr>
      </w:pPr>
    </w:p>
    <w:p w14:paraId="3A6F4E14" w14:textId="39788126" w:rsidR="00732D07" w:rsidRDefault="00732D07" w:rsidP="00732D07">
      <w:pPr>
        <w:pStyle w:val="ListParagraph"/>
        <w:shd w:val="clear" w:color="auto" w:fill="FFFFFF"/>
        <w:spacing w:after="225" w:line="240" w:lineRule="auto"/>
        <w:textAlignment w:val="baseline"/>
        <w:rPr>
          <w:ins w:id="488" w:author="mihir padechiya" w:date="2019-04-21T12:42:00Z"/>
          <w:rFonts w:ascii="Tahoma" w:eastAsia="Times New Roman" w:hAnsi="Tahoma" w:cs="Tahoma"/>
          <w:color w:val="000000"/>
          <w:sz w:val="24"/>
          <w:szCs w:val="24"/>
        </w:rPr>
      </w:pPr>
    </w:p>
    <w:p w14:paraId="5EFF5370" w14:textId="7290080D" w:rsidR="00732D07" w:rsidRPr="001F0479" w:rsidRDefault="00732D07">
      <w:pPr>
        <w:pStyle w:val="ListParagraph"/>
        <w:shd w:val="clear" w:color="auto" w:fill="FFFFFF"/>
        <w:spacing w:after="225" w:line="240" w:lineRule="auto"/>
        <w:textAlignment w:val="baseline"/>
        <w:rPr>
          <w:rFonts w:ascii="Tahoma" w:eastAsia="Times New Roman" w:hAnsi="Tahoma" w:cs="Tahoma"/>
          <w:color w:val="000000"/>
          <w:sz w:val="24"/>
          <w:szCs w:val="24"/>
        </w:rPr>
        <w:pPrChange w:id="489" w:author="mihir padechiya" w:date="2019-04-21T12:42:00Z">
          <w:pPr>
            <w:shd w:val="clear" w:color="auto" w:fill="FFFFFF"/>
            <w:spacing w:after="225" w:line="240" w:lineRule="auto"/>
            <w:textAlignment w:val="baseline"/>
          </w:pPr>
        </w:pPrChange>
      </w:pPr>
      <w:ins w:id="490" w:author="mihir padechiya" w:date="2019-04-21T12:42:00Z">
        <w:r>
          <w:rPr>
            <w:noProof/>
          </w:rPr>
          <w:lastRenderedPageBreak/>
          <w:drawing>
            <wp:inline distT="0" distB="0" distL="0" distR="0" wp14:anchorId="1A91CDAA" wp14:editId="668BBECF">
              <wp:extent cx="5181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095750"/>
                      </a:xfrm>
                      <a:prstGeom prst="rect">
                        <a:avLst/>
                      </a:prstGeom>
                    </pic:spPr>
                  </pic:pic>
                </a:graphicData>
              </a:graphic>
            </wp:inline>
          </w:drawing>
        </w:r>
      </w:ins>
    </w:p>
    <w:p w14:paraId="7F8884D7" w14:textId="77777777" w:rsidR="004260E2" w:rsidRPr="005418E8" w:rsidRDefault="004260E2" w:rsidP="004260E2">
      <w:pPr>
        <w:pStyle w:val="Bodytext05Intend"/>
        <w:spacing w:before="0"/>
        <w:ind w:left="0"/>
        <w:jc w:val="both"/>
        <w:rPr>
          <w:rStyle w:val="BodyText2Char"/>
          <w:rFonts w:eastAsiaTheme="minorEastAsia"/>
          <w:rPrChange w:id="491" w:author="mihir padechiya" w:date="2018-12-22T01:30:00Z">
            <w:rPr>
              <w:rStyle w:val="BodyText2Char"/>
              <w:rFonts w:eastAsiaTheme="minorEastAsia"/>
              <w:szCs w:val="21"/>
              <w:lang w:val="en-US"/>
            </w:rPr>
          </w:rPrChange>
        </w:rPr>
      </w:pPr>
      <w:r w:rsidRPr="005418E8">
        <w:rPr>
          <w:rStyle w:val="BodyText2Char"/>
          <w:rFonts w:eastAsiaTheme="minorEastAsia"/>
        </w:rPr>
        <w:t>Following new data elements would exist in RTCI page:</w:t>
      </w:r>
    </w:p>
    <w:p w14:paraId="689A38F9" w14:textId="3373B3F6" w:rsidR="004260E2" w:rsidRPr="005418E8" w:rsidRDefault="004260E2" w:rsidP="00DC152D">
      <w:pPr>
        <w:shd w:val="clear" w:color="auto" w:fill="FFFFFF"/>
        <w:spacing w:after="225" w:line="240" w:lineRule="auto"/>
        <w:textAlignment w:val="baseline"/>
        <w:rPr>
          <w:rFonts w:ascii="Tahoma" w:eastAsia="Times New Roman" w:hAnsi="Tahoma" w:cs="Tahoma"/>
          <w:color w:val="000000"/>
          <w:sz w:val="24"/>
          <w:szCs w:val="24"/>
        </w:rPr>
      </w:pPr>
    </w:p>
    <w:p w14:paraId="5362D8F0" w14:textId="01566AA0" w:rsidR="002C0DDD" w:rsidRPr="005418E8" w:rsidRDefault="002C0DDD" w:rsidP="002C0DDD">
      <w:pPr>
        <w:widowControl w:val="0"/>
        <w:numPr>
          <w:ilvl w:val="0"/>
          <w:numId w:val="20"/>
        </w:numPr>
        <w:suppressAutoHyphens/>
        <w:spacing w:after="0" w:line="240" w:lineRule="auto"/>
        <w:rPr>
          <w:rFonts w:ascii="Calibri" w:hAnsi="Calibri"/>
          <w:b/>
          <w:bCs/>
          <w:sz w:val="22"/>
        </w:rPr>
      </w:pPr>
      <w:r w:rsidRPr="005418E8">
        <w:rPr>
          <w:rFonts w:ascii="Calibri" w:hAnsi="Calibri"/>
          <w:b/>
          <w:bCs/>
          <w:sz w:val="22"/>
        </w:rPr>
        <w:t>Call back request</w:t>
      </w:r>
    </w:p>
    <w:p w14:paraId="40EAB7D6" w14:textId="29DDF130" w:rsidR="002C0DDD" w:rsidRPr="005418E8" w:rsidRDefault="002C0DDD" w:rsidP="002C0DDD">
      <w:pPr>
        <w:widowControl w:val="0"/>
        <w:suppressAutoHyphens/>
        <w:spacing w:after="0" w:line="240" w:lineRule="auto"/>
        <w:ind w:left="283"/>
        <w:rPr>
          <w:rFonts w:ascii="Calibri" w:hAnsi="Calibri"/>
          <w:b/>
          <w:bCs/>
          <w:sz w:val="22"/>
        </w:rPr>
      </w:pPr>
      <w:r w:rsidRPr="005418E8">
        <w:rPr>
          <w:rFonts w:ascii="Calibri" w:hAnsi="Calibri"/>
          <w:bCs/>
          <w:sz w:val="22"/>
        </w:rPr>
        <w:t>Significance</w:t>
      </w:r>
      <w:r w:rsidRPr="005418E8">
        <w:rPr>
          <w:rFonts w:ascii="Calibri" w:hAnsi="Calibri"/>
          <w:b/>
          <w:bCs/>
          <w:sz w:val="22"/>
        </w:rPr>
        <w:t xml:space="preserve">: </w:t>
      </w:r>
    </w:p>
    <w:p w14:paraId="55AC3BBD" w14:textId="16E9B4EC" w:rsidR="002C0DDD" w:rsidRPr="005418E8" w:rsidRDefault="002C0DDD" w:rsidP="005D3131">
      <w:pPr>
        <w:widowControl w:val="0"/>
        <w:numPr>
          <w:ilvl w:val="1"/>
          <w:numId w:val="20"/>
        </w:numPr>
        <w:suppressAutoHyphens/>
        <w:spacing w:after="0" w:line="240" w:lineRule="auto"/>
        <w:rPr>
          <w:rFonts w:ascii="Calibri" w:hAnsi="Calibri"/>
          <w:sz w:val="22"/>
        </w:rPr>
      </w:pPr>
      <w:r w:rsidRPr="005418E8">
        <w:rPr>
          <w:rFonts w:ascii="Calibri" w:hAnsi="Calibri"/>
          <w:sz w:val="22"/>
        </w:rPr>
        <w:t xml:space="preserve">If no Advisor is available, the user is prompted with an option allowing them to make an appointment for meeting on-line.  A pop screen giving client an option to specify a date/time/method for an advisor to contact them and a link taking them to the existing on line intake form at </w:t>
      </w:r>
      <w:hyperlink r:id="rId25" w:history="1">
        <w:r w:rsidRPr="005418E8">
          <w:rPr>
            <w:rStyle w:val="Hyperlink"/>
            <w:rFonts w:ascii="Calibri" w:hAnsi="Calibri"/>
            <w:sz w:val="22"/>
          </w:rPr>
          <w:t>http://www.nyssbdc.org/selector/ReqForCons/formo.aspx</w:t>
        </w:r>
      </w:hyperlink>
    </w:p>
    <w:p w14:paraId="122957B7" w14:textId="7D475049" w:rsidR="002C0DDD" w:rsidRPr="005418E8" w:rsidRDefault="002C0DDD" w:rsidP="002C0DDD">
      <w:pPr>
        <w:widowControl w:val="0"/>
        <w:numPr>
          <w:ilvl w:val="1"/>
          <w:numId w:val="20"/>
        </w:numPr>
        <w:suppressAutoHyphens/>
        <w:spacing w:after="0" w:line="240" w:lineRule="auto"/>
        <w:rPr>
          <w:rFonts w:ascii="Calibri" w:hAnsi="Calibri"/>
          <w:sz w:val="22"/>
        </w:rPr>
      </w:pPr>
      <w:r w:rsidRPr="005418E8">
        <w:rPr>
          <w:rFonts w:ascii="Calibri" w:hAnsi="Calibri"/>
          <w:sz w:val="22"/>
        </w:rPr>
        <w:t>Perhaps the request for call back should be another table so when the next advisor logs in, they are aware of the call back request.  Also, if an admin logs in, they should be able to see all of date/time/method call back requests not answered/completed</w:t>
      </w:r>
    </w:p>
    <w:p w14:paraId="33DFEA8B" w14:textId="77777777" w:rsidR="00522EA4" w:rsidRPr="005418E8" w:rsidRDefault="00522EA4" w:rsidP="00522EA4">
      <w:pPr>
        <w:widowControl w:val="0"/>
        <w:suppressAutoHyphens/>
        <w:spacing w:after="0" w:line="240" w:lineRule="auto"/>
        <w:ind w:left="567"/>
        <w:rPr>
          <w:rFonts w:ascii="Calibri" w:hAnsi="Calibri"/>
          <w:sz w:val="22"/>
        </w:rPr>
      </w:pPr>
    </w:p>
    <w:p w14:paraId="5716C9DE" w14:textId="639E31CD" w:rsidR="002C0DDD" w:rsidRPr="005418E8" w:rsidRDefault="00522EA4" w:rsidP="00522EA4">
      <w:pPr>
        <w:widowControl w:val="0"/>
        <w:suppressAutoHyphens/>
        <w:spacing w:after="0" w:line="240" w:lineRule="auto"/>
        <w:ind w:left="567"/>
        <w:rPr>
          <w:rFonts w:ascii="Calibri" w:hAnsi="Calibri"/>
          <w:sz w:val="22"/>
        </w:rPr>
      </w:pPr>
      <w:r w:rsidRPr="005418E8">
        <w:rPr>
          <w:rFonts w:ascii="Calibri" w:hAnsi="Calibri"/>
          <w:sz w:val="22"/>
        </w:rPr>
        <w:t>Fields</w:t>
      </w:r>
      <w:r w:rsidR="00EF675B" w:rsidRPr="005418E8">
        <w:rPr>
          <w:rFonts w:ascii="Calibri" w:hAnsi="Calibri"/>
          <w:sz w:val="22"/>
        </w:rPr>
        <w:t>?</w:t>
      </w:r>
    </w:p>
    <w:p w14:paraId="46E971BE" w14:textId="04BD71ED" w:rsidR="005B4067" w:rsidRPr="005418E8" w:rsidRDefault="005B4067" w:rsidP="00522EA4">
      <w:pPr>
        <w:widowControl w:val="0"/>
        <w:suppressAutoHyphens/>
        <w:spacing w:after="0" w:line="240" w:lineRule="auto"/>
        <w:ind w:left="567"/>
        <w:rPr>
          <w:rFonts w:ascii="Calibri" w:hAnsi="Calibri"/>
          <w:sz w:val="22"/>
        </w:rPr>
      </w:pPr>
    </w:p>
    <w:p w14:paraId="72C833C9" w14:textId="2DE26E7E" w:rsidR="005B4067" w:rsidRPr="005418E8" w:rsidRDefault="005B4067" w:rsidP="00C33133">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Pre-Defined Email Template</w:t>
      </w:r>
    </w:p>
    <w:p w14:paraId="62B5B67B" w14:textId="1836B0C5" w:rsidR="005B4067" w:rsidRPr="005418E8" w:rsidRDefault="005B4067" w:rsidP="005B4067">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05283D34" w14:textId="3E961659" w:rsidR="005B4067" w:rsidRPr="005418E8" w:rsidRDefault="00047EF5" w:rsidP="005B4067">
      <w:pPr>
        <w:pStyle w:val="ListParagraph"/>
        <w:widowControl w:val="0"/>
        <w:suppressAutoHyphens/>
        <w:spacing w:after="0" w:line="240" w:lineRule="auto"/>
        <w:rPr>
          <w:rFonts w:ascii="Calibri" w:hAnsi="Calibri"/>
          <w:sz w:val="22"/>
        </w:rPr>
      </w:pPr>
      <w:r w:rsidRPr="005418E8">
        <w:rPr>
          <w:rFonts w:ascii="Calibri" w:hAnsi="Calibri"/>
          <w:sz w:val="22"/>
        </w:rPr>
        <w:t xml:space="preserve">The email screen should have a text area that allows free flow keying/typing as well as input from various pre-defined text paragraphs.  These pre-defined paragraphs will be </w:t>
      </w:r>
      <w:del w:id="492" w:author="mihir padechiya" w:date="2018-12-22T01:30:00Z">
        <w:r w:rsidRPr="005418E8" w:rsidDel="00564E29">
          <w:rPr>
            <w:rFonts w:ascii="Calibri" w:hAnsi="Calibri"/>
            <w:sz w:val="22"/>
          </w:rPr>
          <w:delText>similar to</w:delText>
        </w:r>
      </w:del>
      <w:ins w:id="493" w:author="mihir padechiya" w:date="2018-12-22T01:30:00Z">
        <w:r w:rsidR="00564E29" w:rsidRPr="005418E8">
          <w:rPr>
            <w:rFonts w:ascii="Calibri" w:hAnsi="Calibri"/>
            <w:sz w:val="22"/>
          </w:rPr>
          <w:t>like</w:t>
        </w:r>
      </w:ins>
      <w:r w:rsidRPr="005418E8">
        <w:rPr>
          <w:rFonts w:ascii="Calibri" w:hAnsi="Calibri"/>
          <w:sz w:val="22"/>
        </w:rPr>
        <w:t xml:space="preserve"> Outlook Quick Parts. These paragraphs would be stored server-side and may warrant another database table.   I</w:t>
      </w:r>
      <w:r w:rsidR="00AD3DE4" w:rsidRPr="005418E8">
        <w:rPr>
          <w:rFonts w:ascii="Calibri" w:hAnsi="Calibri"/>
          <w:sz w:val="22"/>
        </w:rPr>
        <w:t>t</w:t>
      </w:r>
      <w:r w:rsidRPr="005418E8">
        <w:rPr>
          <w:rFonts w:ascii="Calibri" w:hAnsi="Calibri"/>
          <w:sz w:val="22"/>
        </w:rPr>
        <w:t xml:space="preserve"> w</w:t>
      </w:r>
      <w:r w:rsidR="00442F40" w:rsidRPr="005418E8">
        <w:rPr>
          <w:rFonts w:ascii="Calibri" w:hAnsi="Calibri"/>
          <w:sz w:val="22"/>
        </w:rPr>
        <w:t xml:space="preserve">ould throw a </w:t>
      </w:r>
      <w:del w:id="494" w:author="mihir padechiya" w:date="2018-12-22T01:30:00Z">
        <w:r w:rsidRPr="005418E8" w:rsidDel="00094A59">
          <w:rPr>
            <w:rFonts w:ascii="Calibri" w:hAnsi="Calibri"/>
            <w:sz w:val="22"/>
          </w:rPr>
          <w:delText>pop up</w:delText>
        </w:r>
      </w:del>
      <w:ins w:id="495" w:author="mihir padechiya" w:date="2018-12-22T01:30:00Z">
        <w:r w:rsidR="00094A59" w:rsidRPr="005418E8">
          <w:rPr>
            <w:rFonts w:ascii="Calibri" w:hAnsi="Calibri"/>
            <w:sz w:val="22"/>
          </w:rPr>
          <w:t>pop-up</w:t>
        </w:r>
      </w:ins>
      <w:r w:rsidRPr="005418E8">
        <w:rPr>
          <w:rFonts w:ascii="Calibri" w:hAnsi="Calibri"/>
          <w:sz w:val="22"/>
        </w:rPr>
        <w:t xml:space="preserve"> window with the ability to create and select paragraphs to be inserted into the main screen.  The email screen should also have an easy way to display and select possible attachments.   There could be multiple attachments with different </w:t>
      </w:r>
      <w:r w:rsidRPr="005418E8">
        <w:rPr>
          <w:rFonts w:ascii="Calibri" w:hAnsi="Calibri"/>
          <w:sz w:val="22"/>
        </w:rPr>
        <w:lastRenderedPageBreak/>
        <w:t xml:space="preserve">file formats (.pdf, .doc, .jpg, </w:t>
      </w:r>
      <w:proofErr w:type="spellStart"/>
      <w:r w:rsidRPr="005418E8">
        <w:rPr>
          <w:rFonts w:ascii="Calibri" w:hAnsi="Calibri"/>
          <w:sz w:val="22"/>
        </w:rPr>
        <w:t>etc</w:t>
      </w:r>
      <w:proofErr w:type="spellEnd"/>
      <w:r w:rsidRPr="005418E8">
        <w:rPr>
          <w:rFonts w:ascii="Calibri" w:hAnsi="Calibri"/>
          <w:sz w:val="22"/>
        </w:rPr>
        <w:t>).  The 2 most important recipients are the client and the blind copy (BCC:) to appropriate regional director.  The email could be sent to the online intake advisor for their records.  One another requirement is the user can click into the text area, select all, copy, and then paste somewhere else (specifically into the MQS system)</w:t>
      </w:r>
      <w:r w:rsidR="00293DAD" w:rsidRPr="005418E8">
        <w:rPr>
          <w:rFonts w:ascii="Calibri" w:hAnsi="Calibri"/>
          <w:sz w:val="22"/>
        </w:rPr>
        <w:t>.</w:t>
      </w:r>
    </w:p>
    <w:p w14:paraId="39608AB7" w14:textId="47B67296" w:rsidR="00031A55" w:rsidRPr="005418E8" w:rsidRDefault="00031A55" w:rsidP="005B4067">
      <w:pPr>
        <w:pStyle w:val="ListParagraph"/>
        <w:widowControl w:val="0"/>
        <w:suppressAutoHyphens/>
        <w:spacing w:after="0" w:line="240" w:lineRule="auto"/>
      </w:pPr>
    </w:p>
    <w:p w14:paraId="41EDAA47" w14:textId="77777777" w:rsidR="00031A55" w:rsidRPr="005418E8" w:rsidRDefault="00031A55" w:rsidP="00031A55">
      <w:pPr>
        <w:widowControl w:val="0"/>
        <w:suppressAutoHyphens/>
        <w:spacing w:after="0" w:line="240" w:lineRule="auto"/>
        <w:ind w:left="567" w:firstLine="153"/>
        <w:rPr>
          <w:rFonts w:ascii="Calibri" w:hAnsi="Calibri"/>
          <w:sz w:val="22"/>
        </w:rPr>
      </w:pPr>
      <w:r w:rsidRPr="005418E8">
        <w:rPr>
          <w:rFonts w:ascii="Calibri" w:hAnsi="Calibri"/>
          <w:sz w:val="22"/>
        </w:rPr>
        <w:t>Fields?</w:t>
      </w:r>
    </w:p>
    <w:p w14:paraId="3D56B1BE" w14:textId="77777777" w:rsidR="00031A55" w:rsidRPr="005418E8" w:rsidRDefault="00031A55" w:rsidP="005B4067">
      <w:pPr>
        <w:pStyle w:val="ListParagraph"/>
        <w:widowControl w:val="0"/>
        <w:suppressAutoHyphens/>
        <w:spacing w:after="0" w:line="240" w:lineRule="auto"/>
      </w:pPr>
    </w:p>
    <w:p w14:paraId="1F3D14D6" w14:textId="05550C72" w:rsidR="00293DAD" w:rsidRPr="005418E8" w:rsidRDefault="00293DAD" w:rsidP="005B4067">
      <w:pPr>
        <w:pStyle w:val="ListParagraph"/>
        <w:widowControl w:val="0"/>
        <w:suppressAutoHyphens/>
        <w:spacing w:after="0" w:line="240" w:lineRule="auto"/>
        <w:rPr>
          <w:rFonts w:ascii="Calibri" w:hAnsi="Calibri"/>
          <w:sz w:val="22"/>
        </w:rPr>
      </w:pPr>
    </w:p>
    <w:p w14:paraId="2ACB1575" w14:textId="630154BC" w:rsidR="00293DAD" w:rsidRPr="005418E8" w:rsidRDefault="00293DAD" w:rsidP="00293DAD">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Advisor List</w:t>
      </w:r>
    </w:p>
    <w:p w14:paraId="451CAB2E" w14:textId="181E339E" w:rsidR="00293DAD" w:rsidRPr="005418E8" w:rsidRDefault="00293DAD" w:rsidP="00293DAD">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0D5C1B4D" w14:textId="4A1AAD7D" w:rsidR="00293DAD" w:rsidRPr="005418E8" w:rsidRDefault="00293DAD" w:rsidP="00293DAD">
      <w:pPr>
        <w:pStyle w:val="ListParagraph"/>
        <w:widowControl w:val="0"/>
        <w:suppressAutoHyphens/>
        <w:spacing w:after="0" w:line="240" w:lineRule="auto"/>
        <w:rPr>
          <w:rFonts w:ascii="Calibri" w:hAnsi="Calibri"/>
          <w:sz w:val="22"/>
        </w:rPr>
      </w:pPr>
      <w:r w:rsidRPr="005418E8">
        <w:rPr>
          <w:rFonts w:ascii="Calibri" w:hAnsi="Calibri"/>
          <w:sz w:val="22"/>
        </w:rPr>
        <w:t>A master table containing the list of advisor</w:t>
      </w:r>
      <w:r w:rsidR="009403DE" w:rsidRPr="005418E8">
        <w:rPr>
          <w:rFonts w:ascii="Calibri" w:hAnsi="Calibri"/>
          <w:sz w:val="22"/>
        </w:rPr>
        <w:t>s</w:t>
      </w:r>
      <w:r w:rsidRPr="005418E8">
        <w:rPr>
          <w:rFonts w:ascii="Calibri" w:hAnsi="Calibri"/>
          <w:sz w:val="22"/>
        </w:rPr>
        <w:t>.</w:t>
      </w:r>
    </w:p>
    <w:p w14:paraId="7C7E7477" w14:textId="77777777" w:rsidR="00031A55" w:rsidRPr="005418E8" w:rsidRDefault="00031A55" w:rsidP="00293DAD">
      <w:pPr>
        <w:pStyle w:val="ListParagraph"/>
        <w:widowControl w:val="0"/>
        <w:suppressAutoHyphens/>
        <w:spacing w:after="0" w:line="240" w:lineRule="auto"/>
        <w:rPr>
          <w:rFonts w:ascii="Calibri" w:hAnsi="Calibri"/>
          <w:sz w:val="22"/>
        </w:rPr>
      </w:pPr>
    </w:p>
    <w:p w14:paraId="2E4C8F1A" w14:textId="7B48438C" w:rsidR="00031A55" w:rsidRPr="005418E8" w:rsidRDefault="00031A55" w:rsidP="00031A55">
      <w:pPr>
        <w:widowControl w:val="0"/>
        <w:suppressAutoHyphens/>
        <w:spacing w:after="0" w:line="240" w:lineRule="auto"/>
        <w:ind w:left="567"/>
        <w:rPr>
          <w:rFonts w:ascii="Calibri" w:hAnsi="Calibri"/>
          <w:sz w:val="22"/>
        </w:rPr>
      </w:pPr>
      <w:r w:rsidRPr="005418E8">
        <w:rPr>
          <w:rFonts w:ascii="Calibri" w:hAnsi="Calibri"/>
          <w:sz w:val="22"/>
        </w:rPr>
        <w:t xml:space="preserve">   Fields?</w:t>
      </w:r>
    </w:p>
    <w:p w14:paraId="7F8BB931" w14:textId="77777777" w:rsidR="00031A55" w:rsidRPr="005418E8" w:rsidRDefault="00031A55" w:rsidP="00293DAD">
      <w:pPr>
        <w:pStyle w:val="ListParagraph"/>
        <w:widowControl w:val="0"/>
        <w:suppressAutoHyphens/>
        <w:spacing w:after="0" w:line="240" w:lineRule="auto"/>
        <w:rPr>
          <w:rFonts w:ascii="Calibri" w:hAnsi="Calibri"/>
          <w:sz w:val="22"/>
        </w:rPr>
      </w:pPr>
    </w:p>
    <w:p w14:paraId="270ACA3D" w14:textId="63FD531C" w:rsidR="00E44B09" w:rsidRPr="005418E8" w:rsidRDefault="00E44B09" w:rsidP="00293DAD">
      <w:pPr>
        <w:pStyle w:val="ListParagraph"/>
        <w:widowControl w:val="0"/>
        <w:suppressAutoHyphens/>
        <w:spacing w:after="0" w:line="240" w:lineRule="auto"/>
        <w:rPr>
          <w:rFonts w:ascii="Calibri" w:hAnsi="Calibri"/>
          <w:sz w:val="22"/>
        </w:rPr>
      </w:pPr>
    </w:p>
    <w:p w14:paraId="086A47EB" w14:textId="75D99162" w:rsidR="00E44B09" w:rsidRPr="005418E8" w:rsidRDefault="00E44B09" w:rsidP="00E44B09">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Text chat</w:t>
      </w:r>
    </w:p>
    <w:p w14:paraId="6650A560" w14:textId="3EE53FEC" w:rsidR="00665A56" w:rsidRPr="005418E8" w:rsidRDefault="00665A56" w:rsidP="00665A56">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7BD217B9" w14:textId="0EF5C367" w:rsidR="00665A56" w:rsidRPr="005418E8" w:rsidRDefault="00665A56" w:rsidP="00665A56">
      <w:pPr>
        <w:pStyle w:val="ListParagraph"/>
        <w:widowControl w:val="0"/>
        <w:suppressAutoHyphens/>
        <w:spacing w:after="0" w:line="240" w:lineRule="auto"/>
        <w:rPr>
          <w:rFonts w:ascii="Calibri" w:hAnsi="Calibri"/>
          <w:sz w:val="22"/>
        </w:rPr>
      </w:pPr>
      <w:r w:rsidRPr="005418E8">
        <w:rPr>
          <w:rFonts w:ascii="Calibri" w:hAnsi="Calibri"/>
          <w:sz w:val="22"/>
        </w:rPr>
        <w:t>All the text chat data with client</w:t>
      </w:r>
    </w:p>
    <w:p w14:paraId="0555F0AE" w14:textId="4CFF07C5" w:rsidR="000336EB" w:rsidRPr="005418E8" w:rsidRDefault="000336EB" w:rsidP="00665A56">
      <w:pPr>
        <w:pStyle w:val="ListParagraph"/>
        <w:widowControl w:val="0"/>
        <w:suppressAutoHyphens/>
        <w:spacing w:after="0" w:line="240" w:lineRule="auto"/>
        <w:rPr>
          <w:rFonts w:ascii="Calibri" w:hAnsi="Calibri"/>
          <w:sz w:val="22"/>
        </w:rPr>
      </w:pPr>
    </w:p>
    <w:p w14:paraId="3A2A7C22" w14:textId="3A302A68" w:rsidR="000336EB" w:rsidRPr="005418E8" w:rsidRDefault="00720B40" w:rsidP="000336EB">
      <w:pPr>
        <w:widowControl w:val="0"/>
        <w:suppressAutoHyphens/>
        <w:spacing w:after="0" w:line="240" w:lineRule="auto"/>
        <w:ind w:left="567"/>
        <w:rPr>
          <w:rFonts w:ascii="Calibri" w:hAnsi="Calibri"/>
          <w:sz w:val="22"/>
        </w:rPr>
      </w:pPr>
      <w:r w:rsidRPr="005418E8">
        <w:rPr>
          <w:rFonts w:ascii="Calibri" w:hAnsi="Calibri"/>
          <w:sz w:val="22"/>
        </w:rPr>
        <w:t xml:space="preserve">   </w:t>
      </w:r>
      <w:r w:rsidR="000336EB" w:rsidRPr="005418E8">
        <w:rPr>
          <w:rFonts w:ascii="Calibri" w:hAnsi="Calibri"/>
          <w:sz w:val="22"/>
        </w:rPr>
        <w:t>Fields?</w:t>
      </w:r>
    </w:p>
    <w:p w14:paraId="6ED9F21F" w14:textId="77777777" w:rsidR="000336EB" w:rsidRPr="005418E8" w:rsidRDefault="000336EB" w:rsidP="00665A56">
      <w:pPr>
        <w:pStyle w:val="ListParagraph"/>
        <w:widowControl w:val="0"/>
        <w:suppressAutoHyphens/>
        <w:spacing w:after="0" w:line="240" w:lineRule="auto"/>
        <w:rPr>
          <w:rFonts w:ascii="Calibri" w:hAnsi="Calibri"/>
          <w:sz w:val="22"/>
        </w:rPr>
      </w:pPr>
    </w:p>
    <w:p w14:paraId="3EE631AF" w14:textId="200CD1CE" w:rsidR="00665A56" w:rsidRPr="005418E8" w:rsidRDefault="00665A56" w:rsidP="00665A56">
      <w:pPr>
        <w:pStyle w:val="ListParagraph"/>
        <w:widowControl w:val="0"/>
        <w:suppressAutoHyphens/>
        <w:spacing w:after="0" w:line="240" w:lineRule="auto"/>
        <w:rPr>
          <w:rFonts w:ascii="Calibri" w:hAnsi="Calibri"/>
          <w:sz w:val="22"/>
        </w:rPr>
      </w:pPr>
    </w:p>
    <w:p w14:paraId="26D98D66" w14:textId="127318B4" w:rsidR="00665A56" w:rsidRPr="005418E8" w:rsidRDefault="00665A56" w:rsidP="00665A56">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Client info</w:t>
      </w:r>
    </w:p>
    <w:p w14:paraId="68A6606B" w14:textId="77777777" w:rsidR="00A97A9F" w:rsidRPr="005418E8" w:rsidRDefault="00A97A9F" w:rsidP="00A97A9F">
      <w:pPr>
        <w:pStyle w:val="ListParagraph"/>
        <w:widowControl w:val="0"/>
        <w:suppressAutoHyphens/>
        <w:spacing w:after="0" w:line="240" w:lineRule="auto"/>
        <w:rPr>
          <w:rFonts w:ascii="Calibri" w:hAnsi="Calibri"/>
          <w:sz w:val="22"/>
        </w:rPr>
      </w:pPr>
      <w:r w:rsidRPr="005418E8">
        <w:rPr>
          <w:rFonts w:ascii="Calibri" w:hAnsi="Calibri"/>
          <w:sz w:val="22"/>
        </w:rPr>
        <w:t>Significance:</w:t>
      </w:r>
    </w:p>
    <w:p w14:paraId="51CDCE79" w14:textId="5CBD0F61" w:rsidR="00A97A9F" w:rsidRPr="005418E8" w:rsidRDefault="00A97A9F" w:rsidP="00A97A9F">
      <w:pPr>
        <w:pStyle w:val="ListParagraph"/>
        <w:widowControl w:val="0"/>
        <w:suppressAutoHyphens/>
        <w:spacing w:after="0" w:line="240" w:lineRule="auto"/>
        <w:rPr>
          <w:rFonts w:ascii="Calibri" w:hAnsi="Calibri"/>
          <w:sz w:val="22"/>
        </w:rPr>
      </w:pPr>
      <w:r w:rsidRPr="005418E8">
        <w:rPr>
          <w:rFonts w:ascii="Calibri" w:hAnsi="Calibri"/>
          <w:sz w:val="22"/>
        </w:rPr>
        <w:t>All the client information</w:t>
      </w:r>
    </w:p>
    <w:p w14:paraId="64876C35" w14:textId="77932639" w:rsidR="00665A56" w:rsidRPr="005418E8" w:rsidRDefault="00665A56" w:rsidP="00A97A9F">
      <w:pPr>
        <w:widowControl w:val="0"/>
        <w:suppressAutoHyphens/>
        <w:spacing w:after="0" w:line="240" w:lineRule="auto"/>
        <w:ind w:left="720"/>
        <w:rPr>
          <w:rFonts w:ascii="Calibri" w:hAnsi="Calibri"/>
          <w:b/>
          <w:sz w:val="22"/>
        </w:rPr>
      </w:pPr>
    </w:p>
    <w:p w14:paraId="037D5B53" w14:textId="4FDCADD8" w:rsidR="004269A7" w:rsidRPr="005418E8" w:rsidRDefault="004269A7" w:rsidP="004269A7">
      <w:pPr>
        <w:widowControl w:val="0"/>
        <w:suppressAutoHyphens/>
        <w:spacing w:after="0" w:line="240" w:lineRule="auto"/>
        <w:ind w:left="567"/>
        <w:rPr>
          <w:rFonts w:ascii="Calibri" w:hAnsi="Calibri"/>
          <w:sz w:val="22"/>
        </w:rPr>
      </w:pPr>
      <w:r w:rsidRPr="005418E8">
        <w:rPr>
          <w:rFonts w:ascii="Calibri" w:hAnsi="Calibri"/>
          <w:sz w:val="22"/>
        </w:rPr>
        <w:t xml:space="preserve">   Fields?</w:t>
      </w:r>
    </w:p>
    <w:p w14:paraId="632E54F0" w14:textId="77777777" w:rsidR="004269A7" w:rsidRPr="005418E8" w:rsidRDefault="004269A7" w:rsidP="00A97A9F">
      <w:pPr>
        <w:widowControl w:val="0"/>
        <w:suppressAutoHyphens/>
        <w:spacing w:after="0" w:line="240" w:lineRule="auto"/>
        <w:ind w:left="720"/>
        <w:rPr>
          <w:rFonts w:ascii="Calibri" w:hAnsi="Calibri"/>
          <w:b/>
          <w:sz w:val="22"/>
        </w:rPr>
      </w:pPr>
    </w:p>
    <w:p w14:paraId="6490A577" w14:textId="58C0D448" w:rsidR="00F42EB9" w:rsidRPr="005418E8" w:rsidRDefault="00F42EB9">
      <w:pPr>
        <w:widowControl w:val="0"/>
        <w:suppressAutoHyphens/>
        <w:spacing w:after="0" w:line="240" w:lineRule="auto"/>
        <w:rPr>
          <w:rFonts w:ascii="Calibri" w:hAnsi="Calibri"/>
          <w:sz w:val="22"/>
        </w:rPr>
        <w:pPrChange w:id="496" w:author="mihir padechiya" w:date="2018-08-26T13:43:00Z">
          <w:pPr>
            <w:widowControl w:val="0"/>
            <w:suppressAutoHyphens/>
            <w:spacing w:after="0" w:line="240" w:lineRule="auto"/>
            <w:ind w:left="567"/>
          </w:pPr>
        </w:pPrChange>
      </w:pPr>
    </w:p>
    <w:p w14:paraId="17CFE1F6" w14:textId="07CEF84A" w:rsidR="000519A2" w:rsidRPr="005418E8" w:rsidRDefault="000519A2" w:rsidP="000519A2">
      <w:pPr>
        <w:pStyle w:val="ListParagraph"/>
        <w:widowControl w:val="0"/>
        <w:numPr>
          <w:ilvl w:val="0"/>
          <w:numId w:val="23"/>
        </w:numPr>
        <w:suppressAutoHyphens/>
        <w:spacing w:after="0" w:line="240" w:lineRule="auto"/>
        <w:rPr>
          <w:rFonts w:ascii="Calibri" w:hAnsi="Calibri"/>
          <w:b/>
          <w:sz w:val="22"/>
        </w:rPr>
      </w:pPr>
      <w:r w:rsidRPr="005418E8">
        <w:rPr>
          <w:rFonts w:ascii="Calibri" w:hAnsi="Calibri"/>
          <w:b/>
          <w:sz w:val="22"/>
        </w:rPr>
        <w:t>Report logs</w:t>
      </w:r>
    </w:p>
    <w:p w14:paraId="2A17E2E2" w14:textId="71FA1751" w:rsidR="000A5142" w:rsidRPr="005418E8" w:rsidRDefault="000A5142" w:rsidP="000A5142">
      <w:pPr>
        <w:pStyle w:val="ListParagraph"/>
        <w:widowControl w:val="0"/>
        <w:suppressAutoHyphens/>
        <w:spacing w:after="0" w:line="240" w:lineRule="auto"/>
        <w:rPr>
          <w:rFonts w:ascii="Calibri" w:hAnsi="Calibri"/>
          <w:sz w:val="22"/>
        </w:rPr>
      </w:pPr>
      <w:r w:rsidRPr="005418E8">
        <w:rPr>
          <w:rFonts w:ascii="Calibri" w:hAnsi="Calibri"/>
          <w:sz w:val="22"/>
        </w:rPr>
        <w:t>Significance:</w:t>
      </w:r>
      <w:r w:rsidR="0059200B" w:rsidRPr="005418E8">
        <w:t xml:space="preserve"> </w:t>
      </w:r>
      <w:r w:rsidR="0059200B" w:rsidRPr="005418E8">
        <w:rPr>
          <w:rFonts w:ascii="Calibri" w:hAnsi="Calibri"/>
          <w:sz w:val="22"/>
        </w:rPr>
        <w:t>A set of reports will be available to monitor Client and Advisor activity.</w:t>
      </w:r>
    </w:p>
    <w:p w14:paraId="225D8227" w14:textId="77777777" w:rsidR="008056C8" w:rsidRPr="005418E8" w:rsidRDefault="008056C8" w:rsidP="000A5142">
      <w:pPr>
        <w:pStyle w:val="ListParagraph"/>
        <w:widowControl w:val="0"/>
        <w:suppressAutoHyphens/>
        <w:spacing w:after="0" w:line="240" w:lineRule="auto"/>
        <w:rPr>
          <w:rFonts w:ascii="Calibri" w:hAnsi="Calibri"/>
          <w:sz w:val="22"/>
        </w:rPr>
      </w:pPr>
    </w:p>
    <w:p w14:paraId="66D0981D" w14:textId="61AC1A0E" w:rsidR="000A5142" w:rsidRPr="000A5142" w:rsidRDefault="008056C8" w:rsidP="000A5142">
      <w:pPr>
        <w:pStyle w:val="ListParagraph"/>
        <w:widowControl w:val="0"/>
        <w:suppressAutoHyphens/>
        <w:spacing w:after="0" w:line="240" w:lineRule="auto"/>
        <w:rPr>
          <w:rFonts w:ascii="Calibri" w:hAnsi="Calibri"/>
          <w:sz w:val="22"/>
        </w:rPr>
      </w:pPr>
      <w:r w:rsidRPr="005418E8">
        <w:rPr>
          <w:rFonts w:ascii="Calibri" w:hAnsi="Calibri"/>
          <w:sz w:val="22"/>
        </w:rPr>
        <w:t>Fields?</w:t>
      </w:r>
    </w:p>
    <w:p w14:paraId="63EF0B48" w14:textId="77777777" w:rsidR="00F42EB9" w:rsidRPr="00E44B09" w:rsidRDefault="00F42EB9" w:rsidP="00665A56">
      <w:pPr>
        <w:pStyle w:val="ListParagraph"/>
        <w:widowControl w:val="0"/>
        <w:suppressAutoHyphens/>
        <w:spacing w:after="0" w:line="240" w:lineRule="auto"/>
        <w:rPr>
          <w:rFonts w:ascii="Calibri" w:hAnsi="Calibri"/>
          <w:b/>
          <w:sz w:val="22"/>
        </w:rPr>
      </w:pPr>
    </w:p>
    <w:p w14:paraId="7CAA03BE" w14:textId="77777777" w:rsidR="002579FC" w:rsidRPr="005B4067" w:rsidRDefault="002579FC" w:rsidP="005B4067">
      <w:pPr>
        <w:pStyle w:val="ListParagraph"/>
        <w:widowControl w:val="0"/>
        <w:suppressAutoHyphens/>
        <w:spacing w:after="0" w:line="240" w:lineRule="auto"/>
        <w:rPr>
          <w:rFonts w:ascii="Calibri" w:hAnsi="Calibri"/>
          <w:sz w:val="22"/>
        </w:rPr>
      </w:pPr>
    </w:p>
    <w:p w14:paraId="78CBA5C7" w14:textId="77777777" w:rsidR="002C0DDD" w:rsidRPr="00432EE1" w:rsidRDefault="002C0DDD" w:rsidP="00DC152D">
      <w:pPr>
        <w:shd w:val="clear" w:color="auto" w:fill="FFFFFF"/>
        <w:spacing w:after="225" w:line="240" w:lineRule="auto"/>
        <w:textAlignment w:val="baseline"/>
        <w:rPr>
          <w:rFonts w:ascii="Tahoma" w:eastAsia="Times New Roman" w:hAnsi="Tahoma" w:cs="Tahoma"/>
          <w:color w:val="000000"/>
          <w:sz w:val="24"/>
          <w:szCs w:val="24"/>
        </w:rPr>
      </w:pPr>
    </w:p>
    <w:p w14:paraId="76F6C7E6" w14:textId="77777777" w:rsidR="00432EE1" w:rsidRPr="00AD3F8B" w:rsidRDefault="00DC152D" w:rsidP="009B5A48">
      <w:pPr>
        <w:pStyle w:val="Heading1"/>
        <w:rPr>
          <w:rFonts w:eastAsia="Times New Roman"/>
          <w:sz w:val="30"/>
          <w:szCs w:val="30"/>
        </w:rPr>
      </w:pPr>
      <w:bookmarkStart w:id="497" w:name="_Toc517442252"/>
      <w:r w:rsidRPr="00AD3F8B">
        <w:rPr>
          <w:rFonts w:eastAsia="Times New Roman"/>
          <w:bdr w:val="none" w:sz="0" w:space="0" w:color="auto" w:frame="1"/>
        </w:rPr>
        <w:t>software process flow</w:t>
      </w:r>
      <w:r w:rsidR="00592D99">
        <w:rPr>
          <w:rFonts w:eastAsia="Times New Roman"/>
          <w:bdr w:val="none" w:sz="0" w:space="0" w:color="auto" w:frame="1"/>
        </w:rPr>
        <w:t xml:space="preserve"> with screens</w:t>
      </w:r>
      <w:bookmarkEnd w:id="497"/>
    </w:p>
    <w:p w14:paraId="745FCA06" w14:textId="77777777" w:rsidR="00AD3F8B" w:rsidRPr="00342939" w:rsidRDefault="00AD3F8B" w:rsidP="00432EE1">
      <w:p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There will be two tracks of for the flow: Client and Advisor.</w:t>
      </w:r>
    </w:p>
    <w:p w14:paraId="19D6319B" w14:textId="77777777" w:rsidR="00AD3F8B" w:rsidRPr="00AD3F8B" w:rsidRDefault="00AD3F8B" w:rsidP="00AD3F8B">
      <w:pPr>
        <w:pStyle w:val="Heading2"/>
        <w:rPr>
          <w:rFonts w:eastAsia="Times New Roman"/>
          <w:color w:val="4472C4" w:themeColor="accent5"/>
        </w:rPr>
      </w:pPr>
      <w:bookmarkStart w:id="498" w:name="_Toc517442253"/>
      <w:r w:rsidRPr="00AD3F8B">
        <w:rPr>
          <w:rFonts w:eastAsia="Times New Roman"/>
          <w:color w:val="4472C4" w:themeColor="accent5"/>
        </w:rPr>
        <w:t xml:space="preserve">Client </w:t>
      </w:r>
      <w:r w:rsidR="00592D99">
        <w:rPr>
          <w:rFonts w:eastAsia="Times New Roman"/>
          <w:color w:val="4472C4" w:themeColor="accent5"/>
        </w:rPr>
        <w:t xml:space="preserve">Software </w:t>
      </w:r>
      <w:r w:rsidRPr="00AD3F8B">
        <w:rPr>
          <w:rFonts w:eastAsia="Times New Roman"/>
          <w:color w:val="4472C4" w:themeColor="accent5"/>
        </w:rPr>
        <w:t>Process Flow</w:t>
      </w:r>
      <w:bookmarkEnd w:id="498"/>
    </w:p>
    <w:p w14:paraId="4939D0AA" w14:textId="77777777" w:rsidR="00AD3F8B" w:rsidRPr="00396146" w:rsidRDefault="00AD3F8B"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highlight w:val="yellow"/>
          <w:rPrChange w:id="499" w:author="mihir padechiya" w:date="2019-04-21T12:43:00Z">
            <w:rPr>
              <w:rFonts w:ascii="Times New Roman" w:eastAsia="Times New Roman" w:hAnsi="Times New Roman" w:cs="Times New Roman"/>
              <w:color w:val="000000"/>
              <w:sz w:val="24"/>
              <w:szCs w:val="24"/>
            </w:rPr>
          </w:rPrChange>
        </w:rPr>
      </w:pPr>
      <w:r w:rsidRPr="00396146">
        <w:rPr>
          <w:rFonts w:ascii="Times New Roman" w:eastAsia="Times New Roman" w:hAnsi="Times New Roman" w:cs="Times New Roman"/>
          <w:color w:val="000000"/>
          <w:sz w:val="24"/>
          <w:szCs w:val="24"/>
          <w:highlight w:val="yellow"/>
          <w:rPrChange w:id="500" w:author="mihir padechiya" w:date="2019-04-21T12:43:00Z">
            <w:rPr>
              <w:rFonts w:ascii="Times New Roman" w:eastAsia="Times New Roman" w:hAnsi="Times New Roman" w:cs="Times New Roman"/>
              <w:color w:val="000000"/>
              <w:sz w:val="24"/>
              <w:szCs w:val="24"/>
            </w:rPr>
          </w:rPrChange>
        </w:rPr>
        <w:t xml:space="preserve">Client visits </w:t>
      </w:r>
      <w:r w:rsidR="008524CF" w:rsidRPr="00396146">
        <w:rPr>
          <w:highlight w:val="yellow"/>
          <w:rPrChange w:id="501" w:author="mihir padechiya" w:date="2019-04-21T12:43:00Z">
            <w:rPr/>
          </w:rPrChange>
        </w:rPr>
        <w:fldChar w:fldCharType="begin"/>
      </w:r>
      <w:r w:rsidR="008524CF" w:rsidRPr="00396146">
        <w:rPr>
          <w:highlight w:val="yellow"/>
          <w:rPrChange w:id="502" w:author="mihir padechiya" w:date="2019-04-21T12:43:00Z">
            <w:rPr/>
          </w:rPrChange>
        </w:rPr>
        <w:instrText xml:space="preserve"> HYPERLINK "http://nysbdc.org/appointment.html" </w:instrText>
      </w:r>
      <w:r w:rsidR="008524CF" w:rsidRPr="00396146">
        <w:rPr>
          <w:highlight w:val="yellow"/>
          <w:rPrChange w:id="503" w:author="mihir padechiya" w:date="2019-04-21T12:43:00Z">
            <w:rPr>
              <w:rStyle w:val="Hyperlink"/>
              <w:rFonts w:ascii="Times New Roman" w:eastAsia="Times New Roman" w:hAnsi="Times New Roman" w:cs="Times New Roman"/>
              <w:sz w:val="24"/>
              <w:szCs w:val="24"/>
            </w:rPr>
          </w:rPrChange>
        </w:rPr>
        <w:fldChar w:fldCharType="separate"/>
      </w:r>
      <w:r w:rsidRPr="00396146">
        <w:rPr>
          <w:rStyle w:val="Hyperlink"/>
          <w:rFonts w:ascii="Times New Roman" w:eastAsia="Times New Roman" w:hAnsi="Times New Roman" w:cs="Times New Roman"/>
          <w:sz w:val="24"/>
          <w:szCs w:val="24"/>
          <w:highlight w:val="yellow"/>
          <w:rPrChange w:id="504" w:author="mihir padechiya" w:date="2019-04-21T12:43:00Z">
            <w:rPr>
              <w:rStyle w:val="Hyperlink"/>
              <w:rFonts w:ascii="Times New Roman" w:eastAsia="Times New Roman" w:hAnsi="Times New Roman" w:cs="Times New Roman"/>
              <w:sz w:val="24"/>
              <w:szCs w:val="24"/>
            </w:rPr>
          </w:rPrChange>
        </w:rPr>
        <w:t>http://nysbdc.org/appointment.html</w:t>
      </w:r>
      <w:r w:rsidR="008524CF" w:rsidRPr="00396146">
        <w:rPr>
          <w:rStyle w:val="Hyperlink"/>
          <w:rFonts w:ascii="Times New Roman" w:eastAsia="Times New Roman" w:hAnsi="Times New Roman" w:cs="Times New Roman"/>
          <w:sz w:val="24"/>
          <w:szCs w:val="24"/>
          <w:highlight w:val="yellow"/>
          <w:rPrChange w:id="505" w:author="mihir padechiya" w:date="2019-04-21T12:43:00Z">
            <w:rPr>
              <w:rStyle w:val="Hyperlink"/>
              <w:rFonts w:ascii="Times New Roman" w:eastAsia="Times New Roman" w:hAnsi="Times New Roman" w:cs="Times New Roman"/>
              <w:sz w:val="24"/>
              <w:szCs w:val="24"/>
            </w:rPr>
          </w:rPrChange>
        </w:rPr>
        <w:fldChar w:fldCharType="end"/>
      </w:r>
      <w:r w:rsidRPr="00396146">
        <w:rPr>
          <w:rFonts w:ascii="Times New Roman" w:eastAsia="Times New Roman" w:hAnsi="Times New Roman" w:cs="Times New Roman"/>
          <w:color w:val="000000"/>
          <w:sz w:val="24"/>
          <w:szCs w:val="24"/>
          <w:highlight w:val="yellow"/>
          <w:rPrChange w:id="506" w:author="mihir padechiya" w:date="2019-04-21T12:43:00Z">
            <w:rPr>
              <w:rFonts w:ascii="Times New Roman" w:eastAsia="Times New Roman" w:hAnsi="Times New Roman" w:cs="Times New Roman"/>
              <w:color w:val="000000"/>
              <w:sz w:val="24"/>
              <w:szCs w:val="24"/>
            </w:rPr>
          </w:rPrChange>
        </w:rPr>
        <w:t xml:space="preserve"> and sees</w:t>
      </w:r>
    </w:p>
    <w:p w14:paraId="4A06DCEE" w14:textId="77777777" w:rsid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p>
    <w:p w14:paraId="045661C5" w14:textId="77777777" w:rsid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3DFFFA6B" wp14:editId="2036AAF9">
            <wp:extent cx="59436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00F164BD" w14:textId="77777777" w:rsidR="00AD3F8B" w:rsidRPr="00AD3F8B" w:rsidRDefault="00AD3F8B" w:rsidP="00AD3F8B">
      <w:pPr>
        <w:shd w:val="clear" w:color="auto" w:fill="FFFFFF"/>
        <w:spacing w:after="225" w:line="240" w:lineRule="auto"/>
        <w:textAlignment w:val="baseline"/>
        <w:rPr>
          <w:rFonts w:ascii="Tahoma" w:eastAsia="Times New Roman" w:hAnsi="Tahoma" w:cs="Tahoma"/>
          <w:color w:val="000000"/>
          <w:sz w:val="24"/>
          <w:szCs w:val="24"/>
        </w:rPr>
      </w:pPr>
    </w:p>
    <w:p w14:paraId="47B2538B" w14:textId="77777777" w:rsidR="00AD3F8B" w:rsidRPr="00396146" w:rsidRDefault="00AD3F8B" w:rsidP="00592D99">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highlight w:val="yellow"/>
          <w:rPrChange w:id="507" w:author="mihir padechiya" w:date="2019-04-21T12:43:00Z">
            <w:rPr>
              <w:rFonts w:ascii="Times New Roman" w:eastAsia="Times New Roman" w:hAnsi="Times New Roman" w:cs="Times New Roman"/>
              <w:color w:val="000000"/>
              <w:sz w:val="24"/>
              <w:szCs w:val="24"/>
            </w:rPr>
          </w:rPrChange>
        </w:rPr>
      </w:pPr>
      <w:r w:rsidRPr="00396146">
        <w:rPr>
          <w:rFonts w:ascii="Times New Roman" w:eastAsia="Times New Roman" w:hAnsi="Times New Roman" w:cs="Times New Roman"/>
          <w:color w:val="000000"/>
          <w:sz w:val="24"/>
          <w:szCs w:val="24"/>
          <w:highlight w:val="yellow"/>
          <w:rPrChange w:id="508" w:author="mihir padechiya" w:date="2019-04-21T12:43:00Z">
            <w:rPr>
              <w:rFonts w:ascii="Times New Roman" w:eastAsia="Times New Roman" w:hAnsi="Times New Roman" w:cs="Times New Roman"/>
              <w:color w:val="000000"/>
              <w:sz w:val="24"/>
              <w:szCs w:val="24"/>
            </w:rPr>
          </w:rPrChange>
        </w:rPr>
        <w:t xml:space="preserve">Client fills out form at </w:t>
      </w:r>
      <w:r w:rsidR="00592D99" w:rsidRPr="00396146">
        <w:rPr>
          <w:rFonts w:ascii="Times New Roman" w:eastAsia="Times New Roman" w:hAnsi="Times New Roman" w:cs="Times New Roman"/>
          <w:color w:val="000000"/>
          <w:sz w:val="24"/>
          <w:szCs w:val="24"/>
          <w:highlight w:val="yellow"/>
          <w:rPrChange w:id="509" w:author="mihir padechiya" w:date="2019-04-21T12:43:00Z">
            <w:rPr>
              <w:rFonts w:ascii="Times New Roman" w:eastAsia="Times New Roman" w:hAnsi="Times New Roman" w:cs="Times New Roman"/>
              <w:color w:val="000000"/>
              <w:sz w:val="24"/>
              <w:szCs w:val="24"/>
            </w:rPr>
          </w:rPrChange>
        </w:rPr>
        <w:t>http://nysbdc.org/selector/ReqForCons/formo.aspx</w:t>
      </w:r>
    </w:p>
    <w:p w14:paraId="1F3BCDC5" w14:textId="77777777" w:rsidR="00592D99" w:rsidRPr="00396146" w:rsidRDefault="00592D99">
      <w:pPr>
        <w:shd w:val="clear" w:color="auto" w:fill="FFFFFF"/>
        <w:spacing w:after="225" w:line="240" w:lineRule="auto"/>
        <w:textAlignment w:val="baseline"/>
        <w:rPr>
          <w:rFonts w:ascii="Tahoma" w:eastAsia="Times New Roman" w:hAnsi="Tahoma" w:cs="Tahoma"/>
          <w:color w:val="000000"/>
          <w:sz w:val="24"/>
          <w:szCs w:val="24"/>
          <w:rPrChange w:id="510" w:author="mihir padechiya" w:date="2019-04-21T12:43:00Z">
            <w:rPr>
              <w:rFonts w:eastAsia="Times New Roman"/>
            </w:rPr>
          </w:rPrChange>
        </w:rPr>
        <w:pPrChange w:id="511" w:author="mihir padechiya" w:date="2019-04-21T12:43:00Z">
          <w:pPr>
            <w:pStyle w:val="ListParagraph"/>
            <w:shd w:val="clear" w:color="auto" w:fill="FFFFFF"/>
            <w:spacing w:after="225" w:line="240" w:lineRule="auto"/>
            <w:textAlignment w:val="baseline"/>
          </w:pPr>
        </w:pPrChange>
      </w:pPr>
    </w:p>
    <w:p w14:paraId="5451CE70"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6C49CC99" wp14:editId="663B07FC">
            <wp:extent cx="5931535" cy="4163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4163060"/>
                    </a:xfrm>
                    <a:prstGeom prst="rect">
                      <a:avLst/>
                    </a:prstGeom>
                    <a:noFill/>
                    <a:ln>
                      <a:noFill/>
                    </a:ln>
                  </pic:spPr>
                </pic:pic>
              </a:graphicData>
            </a:graphic>
          </wp:inline>
        </w:drawing>
      </w:r>
    </w:p>
    <w:p w14:paraId="616990A7"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29DF3B13"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73EA0AA9"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74A7EF86"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If the Client chooses Text Chat, this window opens:</w:t>
      </w:r>
    </w:p>
    <w:p w14:paraId="699CEAE0"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43EB95AD"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3FD9E2D1"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01AE38E0" wp14:editId="13C89330">
            <wp:extent cx="5943600" cy="602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24DF4504"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2467832C"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If the Client chooses Real Time Video call, they are prompted with:</w:t>
      </w:r>
    </w:p>
    <w:p w14:paraId="321FE4DC"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C9B9667"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10C3598E" wp14:editId="314F6126">
            <wp:extent cx="5931535"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2947670"/>
                    </a:xfrm>
                    <a:prstGeom prst="rect">
                      <a:avLst/>
                    </a:prstGeom>
                    <a:noFill/>
                    <a:ln>
                      <a:noFill/>
                    </a:ln>
                  </pic:spPr>
                </pic:pic>
              </a:graphicData>
            </a:graphic>
          </wp:inline>
        </w:drawing>
      </w:r>
    </w:p>
    <w:p w14:paraId="47E5B606"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5284DE64"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4E5496D7" w14:textId="77777777" w:rsidR="00592D99" w:rsidRPr="00342939" w:rsidRDefault="00592D99" w:rsidP="00AD3F8B">
      <w:pPr>
        <w:pStyle w:val="ListParagraph"/>
        <w:numPr>
          <w:ilvl w:val="0"/>
          <w:numId w:val="18"/>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 Video/Audio session begins with the Online Intake Advisor present in the window</w:t>
      </w:r>
    </w:p>
    <w:p w14:paraId="1E2BA141" w14:textId="77777777" w:rsidR="00592D99" w:rsidRPr="00592D99" w:rsidRDefault="00592D99" w:rsidP="00592D99">
      <w:pPr>
        <w:shd w:val="clear" w:color="auto" w:fill="FFFFFF"/>
        <w:spacing w:after="225" w:line="240" w:lineRule="auto"/>
        <w:textAlignment w:val="baseline"/>
        <w:rPr>
          <w:rFonts w:ascii="Tahoma" w:eastAsia="Times New Roman" w:hAnsi="Tahoma" w:cs="Tahoma"/>
          <w:color w:val="000000"/>
          <w:sz w:val="24"/>
          <w:szCs w:val="24"/>
        </w:rPr>
      </w:pPr>
    </w:p>
    <w:p w14:paraId="0AD60AB7" w14:textId="77777777" w:rsidR="00592D99" w:rsidRPr="00AD3F8B" w:rsidRDefault="00592D99" w:rsidP="00592D99">
      <w:pPr>
        <w:pStyle w:val="Heading2"/>
        <w:rPr>
          <w:rFonts w:eastAsia="Times New Roman"/>
          <w:color w:val="4472C4" w:themeColor="accent5"/>
        </w:rPr>
      </w:pPr>
      <w:bookmarkStart w:id="512" w:name="_Toc517442254"/>
      <w:r>
        <w:rPr>
          <w:rFonts w:eastAsia="Times New Roman"/>
          <w:color w:val="4472C4" w:themeColor="accent5"/>
        </w:rPr>
        <w:t>Advisor</w:t>
      </w:r>
      <w:r w:rsidRPr="00AD3F8B">
        <w:rPr>
          <w:rFonts w:eastAsia="Times New Roman"/>
          <w:color w:val="4472C4" w:themeColor="accent5"/>
        </w:rPr>
        <w:t xml:space="preserve"> </w:t>
      </w:r>
      <w:r>
        <w:rPr>
          <w:rFonts w:eastAsia="Times New Roman"/>
          <w:color w:val="4472C4" w:themeColor="accent5"/>
        </w:rPr>
        <w:t xml:space="preserve">Software </w:t>
      </w:r>
      <w:r w:rsidRPr="00AD3F8B">
        <w:rPr>
          <w:rFonts w:eastAsia="Times New Roman"/>
          <w:color w:val="4472C4" w:themeColor="accent5"/>
        </w:rPr>
        <w:t>Process Flow</w:t>
      </w:r>
      <w:bookmarkEnd w:id="512"/>
    </w:p>
    <w:p w14:paraId="5065C8A0" w14:textId="77777777" w:rsidR="00AD3F8B" w:rsidRPr="00342939" w:rsidRDefault="00592D99" w:rsidP="00592D99">
      <w:pPr>
        <w:pStyle w:val="ListParagraph"/>
        <w:numPr>
          <w:ilvl w:val="0"/>
          <w:numId w:val="19"/>
        </w:numPr>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The Online Intake Advisor logs into the system.  The system is then aware of an available Advisor.  The Advisor would also log into MQS.  The following screens appear:</w:t>
      </w:r>
    </w:p>
    <w:p w14:paraId="6BCE7A2A"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6B318781" w14:textId="77777777" w:rsidR="00592D99"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drawing>
          <wp:inline distT="0" distB="0" distL="0" distR="0" wp14:anchorId="4D4EA9FF" wp14:editId="5DDC8882">
            <wp:extent cx="5931535" cy="2947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1535" cy="2947670"/>
                    </a:xfrm>
                    <a:prstGeom prst="rect">
                      <a:avLst/>
                    </a:prstGeom>
                    <a:noFill/>
                    <a:ln>
                      <a:noFill/>
                    </a:ln>
                  </pic:spPr>
                </pic:pic>
              </a:graphicData>
            </a:graphic>
          </wp:inline>
        </w:drawing>
      </w:r>
    </w:p>
    <w:p w14:paraId="66284F94" w14:textId="77777777" w:rsidR="00592D99"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706DBA24" wp14:editId="3C8AEBE4">
            <wp:extent cx="5931535" cy="6544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3381DA60" w14:textId="77777777" w:rsidR="00C73B08" w:rsidRDefault="00C73B08"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17A36726" w14:textId="77777777" w:rsidR="00C73B08" w:rsidRPr="00342939" w:rsidRDefault="00C73B08" w:rsidP="00592D99">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 xml:space="preserve">Note: </w:t>
      </w:r>
      <w:proofErr w:type="gramStart"/>
      <w:r w:rsidRPr="00342939">
        <w:rPr>
          <w:rFonts w:ascii="Times New Roman" w:eastAsia="Times New Roman" w:hAnsi="Times New Roman" w:cs="Times New Roman"/>
          <w:color w:val="000000"/>
          <w:sz w:val="24"/>
          <w:szCs w:val="24"/>
        </w:rPr>
        <w:t>the</w:t>
      </w:r>
      <w:proofErr w:type="gramEnd"/>
      <w:r w:rsidRPr="00342939">
        <w:rPr>
          <w:rFonts w:ascii="Times New Roman" w:eastAsia="Times New Roman" w:hAnsi="Times New Roman" w:cs="Times New Roman"/>
          <w:color w:val="000000"/>
          <w:sz w:val="24"/>
          <w:szCs w:val="24"/>
        </w:rPr>
        <w:t xml:space="preserve"> Intake Advisor</w:t>
      </w:r>
      <w:r w:rsidR="00632140">
        <w:rPr>
          <w:rFonts w:ascii="Times New Roman" w:eastAsia="Times New Roman" w:hAnsi="Times New Roman" w:cs="Times New Roman"/>
          <w:color w:val="000000"/>
          <w:sz w:val="24"/>
          <w:szCs w:val="24"/>
        </w:rPr>
        <w:t xml:space="preserve"> Creates a new Case in MQS and</w:t>
      </w:r>
      <w:r w:rsidRPr="00342939">
        <w:rPr>
          <w:rFonts w:ascii="Times New Roman" w:eastAsia="Times New Roman" w:hAnsi="Times New Roman" w:cs="Times New Roman"/>
          <w:color w:val="000000"/>
          <w:sz w:val="24"/>
          <w:szCs w:val="24"/>
        </w:rPr>
        <w:t xml:space="preserve"> can copy and paste the entire chat session</w:t>
      </w:r>
      <w:r w:rsidR="00632140">
        <w:rPr>
          <w:rFonts w:ascii="Times New Roman" w:eastAsia="Times New Roman" w:hAnsi="Times New Roman" w:cs="Times New Roman"/>
          <w:color w:val="000000"/>
          <w:sz w:val="24"/>
          <w:szCs w:val="24"/>
        </w:rPr>
        <w:t xml:space="preserve"> into M</w:t>
      </w:r>
      <w:r w:rsidR="00D303F9" w:rsidRPr="00342939">
        <w:rPr>
          <w:rFonts w:ascii="Times New Roman" w:eastAsia="Times New Roman" w:hAnsi="Times New Roman" w:cs="Times New Roman"/>
          <w:color w:val="000000"/>
          <w:sz w:val="24"/>
          <w:szCs w:val="24"/>
        </w:rPr>
        <w:t>Q</w:t>
      </w:r>
      <w:r w:rsidR="00632140">
        <w:rPr>
          <w:rFonts w:ascii="Times New Roman" w:eastAsia="Times New Roman" w:hAnsi="Times New Roman" w:cs="Times New Roman"/>
          <w:color w:val="000000"/>
          <w:sz w:val="24"/>
          <w:szCs w:val="24"/>
        </w:rPr>
        <w:t>S</w:t>
      </w:r>
    </w:p>
    <w:p w14:paraId="72B8E136"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39A4CE9A"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296B8B3" w14:textId="77777777" w:rsidR="00592D99" w:rsidRDefault="00F1703B"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r>
        <w:rPr>
          <w:rFonts w:ascii="Tahoma" w:eastAsia="Times New Roman" w:hAnsi="Tahoma" w:cs="Tahoma"/>
          <w:noProof/>
          <w:color w:val="000000"/>
          <w:sz w:val="24"/>
          <w:szCs w:val="24"/>
        </w:rPr>
        <w:lastRenderedPageBreak/>
        <w:drawing>
          <wp:inline distT="0" distB="0" distL="0" distR="0" wp14:anchorId="38886A90" wp14:editId="646CDCE5">
            <wp:extent cx="5739130" cy="616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130" cy="6160135"/>
                    </a:xfrm>
                    <a:prstGeom prst="rect">
                      <a:avLst/>
                    </a:prstGeom>
                    <a:noFill/>
                    <a:ln>
                      <a:noFill/>
                    </a:ln>
                  </pic:spPr>
                </pic:pic>
              </a:graphicData>
            </a:graphic>
          </wp:inline>
        </w:drawing>
      </w:r>
    </w:p>
    <w:p w14:paraId="6B385AD4" w14:textId="77777777" w:rsidR="00D303F9" w:rsidRPr="00342939" w:rsidRDefault="00D303F9" w:rsidP="00592D99">
      <w:pPr>
        <w:pStyle w:val="ListParagraph"/>
        <w:shd w:val="clear" w:color="auto" w:fill="FFFFFF"/>
        <w:spacing w:after="225" w:line="240" w:lineRule="auto"/>
        <w:textAlignment w:val="baseline"/>
        <w:rPr>
          <w:rFonts w:ascii="Times New Roman" w:eastAsia="Times New Roman" w:hAnsi="Times New Roman" w:cs="Times New Roman"/>
          <w:color w:val="000000"/>
          <w:sz w:val="24"/>
          <w:szCs w:val="24"/>
        </w:rPr>
      </w:pPr>
      <w:r w:rsidRPr="00342939">
        <w:rPr>
          <w:rFonts w:ascii="Times New Roman" w:eastAsia="Times New Roman" w:hAnsi="Times New Roman" w:cs="Times New Roman"/>
          <w:color w:val="000000"/>
          <w:sz w:val="24"/>
          <w:szCs w:val="24"/>
        </w:rPr>
        <w:t xml:space="preserve">Advisor sends email after needs assessment.  The Regional Director is </w:t>
      </w:r>
      <w:r w:rsidR="00632140">
        <w:rPr>
          <w:rFonts w:ascii="Times New Roman" w:eastAsia="Times New Roman" w:hAnsi="Times New Roman" w:cs="Times New Roman"/>
          <w:color w:val="000000"/>
          <w:sz w:val="24"/>
          <w:szCs w:val="24"/>
        </w:rPr>
        <w:t>Blind C</w:t>
      </w:r>
      <w:r w:rsidRPr="00342939">
        <w:rPr>
          <w:rFonts w:ascii="Times New Roman" w:eastAsia="Times New Roman" w:hAnsi="Times New Roman" w:cs="Times New Roman"/>
          <w:color w:val="000000"/>
          <w:sz w:val="24"/>
          <w:szCs w:val="24"/>
        </w:rPr>
        <w:t>opied.  The Online Intake Advisor cop</w:t>
      </w:r>
      <w:r w:rsidR="00632140">
        <w:rPr>
          <w:rFonts w:ascii="Times New Roman" w:eastAsia="Times New Roman" w:hAnsi="Times New Roman" w:cs="Times New Roman"/>
          <w:color w:val="000000"/>
          <w:sz w:val="24"/>
          <w:szCs w:val="24"/>
        </w:rPr>
        <w:t>ies and pastes the email into M</w:t>
      </w:r>
      <w:r w:rsidRPr="00342939">
        <w:rPr>
          <w:rFonts w:ascii="Times New Roman" w:eastAsia="Times New Roman" w:hAnsi="Times New Roman" w:cs="Times New Roman"/>
          <w:color w:val="000000"/>
          <w:sz w:val="24"/>
          <w:szCs w:val="24"/>
        </w:rPr>
        <w:t>Q</w:t>
      </w:r>
      <w:r w:rsidR="00632140">
        <w:rPr>
          <w:rFonts w:ascii="Times New Roman" w:eastAsia="Times New Roman" w:hAnsi="Times New Roman" w:cs="Times New Roman"/>
          <w:color w:val="000000"/>
          <w:sz w:val="24"/>
          <w:szCs w:val="24"/>
        </w:rPr>
        <w:t>S</w:t>
      </w:r>
      <w:r w:rsidRPr="00342939">
        <w:rPr>
          <w:rFonts w:ascii="Times New Roman" w:eastAsia="Times New Roman" w:hAnsi="Times New Roman" w:cs="Times New Roman"/>
          <w:color w:val="000000"/>
          <w:sz w:val="24"/>
          <w:szCs w:val="24"/>
        </w:rPr>
        <w:t>.</w:t>
      </w:r>
    </w:p>
    <w:p w14:paraId="6C0172DF" w14:textId="77777777" w:rsidR="00592D99" w:rsidRDefault="00592D99" w:rsidP="00592D99">
      <w:pPr>
        <w:pStyle w:val="ListParagraph"/>
        <w:shd w:val="clear" w:color="auto" w:fill="FFFFFF"/>
        <w:spacing w:after="225" w:line="240" w:lineRule="auto"/>
        <w:textAlignment w:val="baseline"/>
        <w:rPr>
          <w:rFonts w:ascii="Tahoma" w:eastAsia="Times New Roman" w:hAnsi="Tahoma" w:cs="Tahoma"/>
          <w:color w:val="000000"/>
          <w:sz w:val="24"/>
          <w:szCs w:val="24"/>
        </w:rPr>
      </w:pPr>
    </w:p>
    <w:p w14:paraId="0EA0CF86" w14:textId="77777777" w:rsidR="00D303F9" w:rsidRDefault="00D303F9">
      <w:pPr>
        <w:rPr>
          <w:rFonts w:asciiTheme="majorHAnsi" w:eastAsia="Times New Roman" w:hAnsiTheme="majorHAnsi" w:cstheme="majorBidi"/>
          <w:b/>
          <w:caps/>
          <w:color w:val="4472C4" w:themeColor="accent5"/>
          <w:spacing w:val="10"/>
          <w:sz w:val="36"/>
          <w:szCs w:val="36"/>
          <w:bdr w:val="none" w:sz="0" w:space="0" w:color="auto" w:frame="1"/>
        </w:rPr>
      </w:pPr>
      <w:r>
        <w:rPr>
          <w:rFonts w:eastAsia="Times New Roman"/>
          <w:b/>
          <w:color w:val="4472C4" w:themeColor="accent5"/>
          <w:bdr w:val="none" w:sz="0" w:space="0" w:color="auto" w:frame="1"/>
        </w:rPr>
        <w:br w:type="page"/>
      </w:r>
    </w:p>
    <w:p w14:paraId="4A45FA8E" w14:textId="77777777" w:rsidR="00D303F9" w:rsidRPr="003018FE" w:rsidRDefault="00D303F9" w:rsidP="009B5A48">
      <w:pPr>
        <w:pStyle w:val="Heading1"/>
        <w:rPr>
          <w:rFonts w:eastAsia="Times New Roman"/>
        </w:rPr>
      </w:pPr>
      <w:bookmarkStart w:id="513" w:name="_Toc517442255"/>
      <w:r w:rsidRPr="003018FE">
        <w:rPr>
          <w:rFonts w:eastAsia="Times New Roman"/>
          <w:bdr w:val="none" w:sz="0" w:space="0" w:color="auto" w:frame="1"/>
        </w:rPr>
        <w:lastRenderedPageBreak/>
        <w:t>OPERATIONS</w:t>
      </w:r>
      <w:bookmarkEnd w:id="513"/>
    </w:p>
    <w:p w14:paraId="79AA003C"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Three environments should be created:</w:t>
      </w:r>
    </w:p>
    <w:p w14:paraId="09D7F829"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Development – this environment is accessible only to the developers, a project manager, and the server admin</w:t>
      </w:r>
    </w:p>
    <w:p w14:paraId="3D57E1D6"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Test – this environment is accessible only to a limited number of testers, a project manager, and the server admin</w:t>
      </w:r>
    </w:p>
    <w:p w14:paraId="6F7F9745" w14:textId="77777777" w:rsidR="00D303F9" w:rsidRPr="00342939" w:rsidRDefault="00D303F9" w:rsidP="00D303F9">
      <w:pPr>
        <w:pStyle w:val="NoSpacing"/>
        <w:numPr>
          <w:ilvl w:val="0"/>
          <w:numId w:val="16"/>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Production – this environment is accessible to Advisors and Clients</w:t>
      </w:r>
    </w:p>
    <w:p w14:paraId="0CDB2BAE" w14:textId="77777777" w:rsidR="00D303F9" w:rsidRPr="00342939" w:rsidRDefault="00D303F9" w:rsidP="00D303F9">
      <w:pPr>
        <w:pStyle w:val="NoSpacing"/>
        <w:rPr>
          <w:rFonts w:ascii="Times New Roman" w:eastAsia="Times New Roman" w:hAnsi="Times New Roman" w:cs="Times New Roman"/>
          <w:sz w:val="24"/>
          <w:szCs w:val="24"/>
        </w:rPr>
      </w:pPr>
    </w:p>
    <w:p w14:paraId="4F275E31"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A clear and documented procedure should be used to move code between the environments.</w:t>
      </w:r>
    </w:p>
    <w:p w14:paraId="34556F8B" w14:textId="77777777" w:rsidR="00D303F9" w:rsidRPr="00342939" w:rsidRDefault="00D303F9" w:rsidP="00D303F9">
      <w:pPr>
        <w:pStyle w:val="NoSpacing"/>
        <w:rPr>
          <w:rFonts w:ascii="Times New Roman" w:eastAsia="Times New Roman" w:hAnsi="Times New Roman" w:cs="Times New Roman"/>
          <w:sz w:val="24"/>
          <w:szCs w:val="24"/>
        </w:rPr>
      </w:pPr>
    </w:p>
    <w:p w14:paraId="4CA4F6FF"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The NYSSBDC will own and be the sole administrators of the RTCI system.</w:t>
      </w:r>
    </w:p>
    <w:p w14:paraId="6FA463C2" w14:textId="77777777" w:rsidR="00D303F9" w:rsidRPr="00342939" w:rsidRDefault="00D303F9" w:rsidP="00D303F9">
      <w:pPr>
        <w:pStyle w:val="NoSpacing"/>
        <w:rPr>
          <w:rFonts w:ascii="Times New Roman" w:eastAsia="Times New Roman" w:hAnsi="Times New Roman" w:cs="Times New Roman"/>
          <w:sz w:val="24"/>
          <w:szCs w:val="24"/>
        </w:rPr>
      </w:pPr>
    </w:p>
    <w:p w14:paraId="1094027D"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The developers will provide documented source code, database schema, all triggers/queries/procedures, training on the code logic transferred to the NYSSBDC, and be available during the testing phase.  </w:t>
      </w:r>
    </w:p>
    <w:p w14:paraId="19303660" w14:textId="77777777" w:rsidR="00D303F9" w:rsidRDefault="00D303F9" w:rsidP="00D303F9">
      <w:pPr>
        <w:pStyle w:val="NoSpacing"/>
        <w:rPr>
          <w:rFonts w:eastAsia="Times New Roman"/>
        </w:rPr>
      </w:pPr>
    </w:p>
    <w:p w14:paraId="69A2C6DB" w14:textId="77777777" w:rsidR="00D303F9" w:rsidRPr="003018FE" w:rsidRDefault="00D303F9" w:rsidP="009B5A48">
      <w:pPr>
        <w:pStyle w:val="Heading1"/>
        <w:rPr>
          <w:rFonts w:eastAsia="Times New Roman"/>
        </w:rPr>
      </w:pPr>
      <w:bookmarkStart w:id="514" w:name="_Toc517442256"/>
      <w:r>
        <w:rPr>
          <w:rFonts w:eastAsia="Times New Roman"/>
          <w:bdr w:val="none" w:sz="0" w:space="0" w:color="auto" w:frame="1"/>
        </w:rPr>
        <w:t>Project team</w:t>
      </w:r>
      <w:bookmarkEnd w:id="514"/>
    </w:p>
    <w:p w14:paraId="24B3B26D" w14:textId="77777777" w:rsidR="00D303F9" w:rsidRPr="00342939" w:rsidRDefault="00D303F9" w:rsidP="00D303F9">
      <w:pPr>
        <w:pStyle w:val="NoSpacing"/>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The following roles will be defined for this project:</w:t>
      </w:r>
    </w:p>
    <w:p w14:paraId="1CD0C489"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NYSSBDC Central Coordinator– TBD </w:t>
      </w:r>
    </w:p>
    <w:p w14:paraId="10107372"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Creator and Project Lead – Rochelle Layman</w:t>
      </w:r>
    </w:p>
    <w:p w14:paraId="62298E51"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Project Manager - TBD</w:t>
      </w:r>
    </w:p>
    <w:p w14:paraId="6F459237"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Business / System Analysis – Mike Harris</w:t>
      </w:r>
    </w:p>
    <w:p w14:paraId="5B072B2F"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Development Manager – TBD</w:t>
      </w:r>
    </w:p>
    <w:p w14:paraId="3D1096CC" w14:textId="16E94229"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Development Team – </w:t>
      </w:r>
      <w:r w:rsidR="009D4E5A">
        <w:rPr>
          <w:rFonts w:ascii="Times New Roman" w:eastAsia="Times New Roman" w:hAnsi="Times New Roman" w:cs="Times New Roman"/>
          <w:sz w:val="24"/>
          <w:szCs w:val="24"/>
        </w:rPr>
        <w:t>Mihir Padechiya</w:t>
      </w:r>
      <w:ins w:id="515" w:author="mihir padechiya" w:date="2018-12-22T01:12:00Z">
        <w:r w:rsidR="0028306D">
          <w:rPr>
            <w:rFonts w:ascii="Times New Roman" w:eastAsia="Times New Roman" w:hAnsi="Times New Roman" w:cs="Times New Roman"/>
            <w:sz w:val="24"/>
            <w:szCs w:val="24"/>
          </w:rPr>
          <w:t>,</w:t>
        </w:r>
      </w:ins>
      <w:ins w:id="516" w:author="mihir padechiya" w:date="2018-12-22T01:13:00Z">
        <w:r w:rsidR="0028306D">
          <w:rPr>
            <w:rFonts w:ascii="Times New Roman" w:eastAsia="Times New Roman" w:hAnsi="Times New Roman" w:cs="Times New Roman"/>
            <w:sz w:val="24"/>
            <w:szCs w:val="24"/>
          </w:rPr>
          <w:t xml:space="preserve"> </w:t>
        </w:r>
      </w:ins>
      <w:proofErr w:type="spellStart"/>
      <w:ins w:id="517" w:author="mihir padechiya" w:date="2018-12-22T01:12:00Z">
        <w:r w:rsidR="0028306D" w:rsidRPr="0090039D">
          <w:rPr>
            <w:rFonts w:ascii="Times New Roman" w:eastAsia="Times New Roman" w:hAnsi="Times New Roman" w:cs="Times New Roman"/>
            <w:sz w:val="24"/>
            <w:szCs w:val="24"/>
            <w:highlight w:val="yellow"/>
          </w:rPr>
          <w:t>Ku</w:t>
        </w:r>
      </w:ins>
      <w:ins w:id="518" w:author="mihir padechiya" w:date="2018-12-22T01:13:00Z">
        <w:r w:rsidR="0028306D" w:rsidRPr="0090039D">
          <w:rPr>
            <w:rFonts w:ascii="Times New Roman" w:eastAsia="Times New Roman" w:hAnsi="Times New Roman" w:cs="Times New Roman"/>
            <w:sz w:val="24"/>
            <w:szCs w:val="24"/>
            <w:highlight w:val="yellow"/>
          </w:rPr>
          <w:t>bilay</w:t>
        </w:r>
        <w:proofErr w:type="spellEnd"/>
        <w:r w:rsidR="0028306D" w:rsidRPr="0090039D">
          <w:rPr>
            <w:rFonts w:ascii="Times New Roman" w:eastAsia="Times New Roman" w:hAnsi="Times New Roman" w:cs="Times New Roman"/>
            <w:sz w:val="24"/>
            <w:szCs w:val="24"/>
            <w:highlight w:val="yellow"/>
          </w:rPr>
          <w:t xml:space="preserve"> </w:t>
        </w:r>
        <w:proofErr w:type="spellStart"/>
        <w:r w:rsidR="0028306D" w:rsidRPr="0090039D">
          <w:rPr>
            <w:rFonts w:ascii="Times New Roman" w:eastAsia="Times New Roman" w:hAnsi="Times New Roman" w:cs="Times New Roman"/>
            <w:sz w:val="24"/>
            <w:szCs w:val="24"/>
            <w:highlight w:val="yellow"/>
          </w:rPr>
          <w:t>Ozata</w:t>
        </w:r>
      </w:ins>
      <w:proofErr w:type="spellEnd"/>
    </w:p>
    <w:p w14:paraId="4075D917"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Database Administrator – TBD</w:t>
      </w:r>
    </w:p>
    <w:p w14:paraId="04161E0D"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QA / Test Manager – TBD</w:t>
      </w:r>
    </w:p>
    <w:p w14:paraId="5F8B9244"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Training &amp; Support Manager - TDB</w:t>
      </w:r>
      <w:bookmarkStart w:id="519" w:name="_GoBack"/>
      <w:bookmarkEnd w:id="519"/>
    </w:p>
    <w:p w14:paraId="087727BA" w14:textId="77777777" w:rsidR="00D303F9" w:rsidRPr="00342939" w:rsidRDefault="00D303F9" w:rsidP="00D303F9">
      <w:pPr>
        <w:pStyle w:val="NoSpacing"/>
        <w:numPr>
          <w:ilvl w:val="0"/>
          <w:numId w:val="17"/>
        </w:numPr>
        <w:rPr>
          <w:rFonts w:ascii="Times New Roman" w:eastAsia="Times New Roman" w:hAnsi="Times New Roman" w:cs="Times New Roman"/>
          <w:sz w:val="24"/>
          <w:szCs w:val="24"/>
        </w:rPr>
      </w:pPr>
      <w:r w:rsidRPr="00342939">
        <w:rPr>
          <w:rFonts w:ascii="Times New Roman" w:eastAsia="Times New Roman" w:hAnsi="Times New Roman" w:cs="Times New Roman"/>
          <w:sz w:val="24"/>
          <w:szCs w:val="24"/>
        </w:rPr>
        <w:t xml:space="preserve">Server Administrator - TBD </w:t>
      </w:r>
    </w:p>
    <w:p w14:paraId="5E3BC90F" w14:textId="6E3C50ED" w:rsidR="00D303F9" w:rsidRDefault="00D303F9" w:rsidP="00592D99">
      <w:pPr>
        <w:pStyle w:val="ListParagraph"/>
        <w:shd w:val="clear" w:color="auto" w:fill="FFFFFF"/>
        <w:spacing w:after="225" w:line="240" w:lineRule="auto"/>
        <w:textAlignment w:val="baseline"/>
        <w:rPr>
          <w:ins w:id="520" w:author="mihir padechiya" w:date="2019-04-23T17:04:00Z"/>
          <w:rFonts w:ascii="Tahoma" w:eastAsia="Times New Roman" w:hAnsi="Tahoma" w:cs="Tahoma"/>
          <w:color w:val="000000"/>
          <w:sz w:val="24"/>
          <w:szCs w:val="24"/>
        </w:rPr>
      </w:pPr>
    </w:p>
    <w:p w14:paraId="1AF97CC6" w14:textId="70348853" w:rsidR="0073159C" w:rsidRDefault="0073159C" w:rsidP="00592D99">
      <w:pPr>
        <w:pStyle w:val="ListParagraph"/>
        <w:shd w:val="clear" w:color="auto" w:fill="FFFFFF"/>
        <w:spacing w:after="225" w:line="240" w:lineRule="auto"/>
        <w:textAlignment w:val="baseline"/>
        <w:rPr>
          <w:ins w:id="521" w:author="mihir padechiya" w:date="2019-04-23T17:04:00Z"/>
          <w:rFonts w:ascii="Tahoma" w:eastAsia="Times New Roman" w:hAnsi="Tahoma" w:cs="Tahoma"/>
          <w:color w:val="000000"/>
          <w:sz w:val="24"/>
          <w:szCs w:val="24"/>
        </w:rPr>
      </w:pPr>
    </w:p>
    <w:p w14:paraId="130C5354" w14:textId="43E39D7A" w:rsidR="0073159C" w:rsidRDefault="0073159C" w:rsidP="0073159C">
      <w:pPr>
        <w:pStyle w:val="Heading1"/>
        <w:rPr>
          <w:ins w:id="522" w:author="mihir padechiya" w:date="2019-04-23T17:04:00Z"/>
          <w:rFonts w:eastAsia="Times New Roman"/>
          <w:bdr w:val="none" w:sz="0" w:space="0" w:color="auto" w:frame="1"/>
        </w:rPr>
      </w:pPr>
      <w:ins w:id="523" w:author="mihir padechiya" w:date="2019-04-23T17:04:00Z">
        <w:r>
          <w:rPr>
            <w:rFonts w:eastAsia="Times New Roman"/>
            <w:bdr w:val="none" w:sz="0" w:space="0" w:color="auto" w:frame="1"/>
          </w:rPr>
          <w:t>CODE LINKS</w:t>
        </w:r>
      </w:ins>
    </w:p>
    <w:p w14:paraId="0E1D1F66" w14:textId="0E4A49E0" w:rsidR="0073159C" w:rsidRDefault="0073159C" w:rsidP="0073159C">
      <w:pPr>
        <w:rPr>
          <w:ins w:id="524" w:author="mihir padechiya" w:date="2019-04-23T17:04:00Z"/>
        </w:rPr>
      </w:pPr>
    </w:p>
    <w:p w14:paraId="5300C43B" w14:textId="19B808B6" w:rsidR="0073159C" w:rsidRDefault="0073159C" w:rsidP="0073159C">
      <w:pPr>
        <w:rPr>
          <w:ins w:id="525" w:author="mihir padechiya" w:date="2019-04-23T17:05:00Z"/>
        </w:rPr>
      </w:pPr>
    </w:p>
    <w:p w14:paraId="4432DD3F" w14:textId="35EE4A15" w:rsidR="008D6C48" w:rsidRPr="0000666C" w:rsidRDefault="008D6C48">
      <w:pPr>
        <w:rPr>
          <w:ins w:id="526" w:author="mihir padechiya" w:date="2019-04-23T17:04:00Z"/>
          <w:rPrChange w:id="527" w:author="mihir padechiya" w:date="2019-05-10T00:08:00Z">
            <w:rPr>
              <w:ins w:id="528" w:author="mihir padechiya" w:date="2019-04-23T17:04:00Z"/>
              <w:rFonts w:eastAsia="Times New Roman"/>
            </w:rPr>
          </w:rPrChange>
        </w:rPr>
        <w:pPrChange w:id="529" w:author="mihir padechiya" w:date="2019-04-23T17:04:00Z">
          <w:pPr>
            <w:pStyle w:val="Heading1"/>
          </w:pPr>
        </w:pPrChange>
      </w:pPr>
      <w:ins w:id="530" w:author="mihir padechiya" w:date="2019-04-23T17:05:00Z">
        <w:r w:rsidRPr="0000666C">
          <w:t>SBDC Project</w:t>
        </w:r>
      </w:ins>
      <w:ins w:id="531" w:author="mihir padechiya" w:date="2019-05-02T00:38:00Z">
        <w:r w:rsidR="00B80DE3" w:rsidRPr="0000666C">
          <w:t xml:space="preserve"> Code</w:t>
        </w:r>
      </w:ins>
      <w:ins w:id="532" w:author="mihir padechiya" w:date="2019-04-23T17:05:00Z">
        <w:r w:rsidRPr="0000666C">
          <w:rPr>
            <w:rPrChange w:id="533" w:author="mihir padechiya" w:date="2019-05-10T00:08:00Z">
              <w:rPr/>
            </w:rPrChange>
          </w:rPr>
          <w:t xml:space="preserve"> link</w:t>
        </w:r>
      </w:ins>
    </w:p>
    <w:p w14:paraId="1876EDE9" w14:textId="4E038F79" w:rsidR="00526A22" w:rsidRDefault="00526A22" w:rsidP="00526A22">
      <w:pPr>
        <w:shd w:val="clear" w:color="auto" w:fill="FFFFFF"/>
        <w:spacing w:after="225" w:line="240" w:lineRule="auto"/>
        <w:textAlignment w:val="baseline"/>
        <w:rPr>
          <w:ins w:id="534" w:author="mihir padechiya" w:date="2019-05-10T00:08:00Z"/>
        </w:rPr>
      </w:pPr>
      <w:ins w:id="535" w:author="mihir padechiya" w:date="2019-05-10T00:08:00Z">
        <w:r w:rsidRPr="0000666C">
          <w:rPr>
            <w:highlight w:val="yellow"/>
            <w:rPrChange w:id="536" w:author="mihir padechiya" w:date="2019-05-10T00:08:00Z">
              <w:rPr/>
            </w:rPrChange>
          </w:rPr>
          <w:fldChar w:fldCharType="begin"/>
        </w:r>
        <w:r w:rsidRPr="0000666C">
          <w:rPr>
            <w:highlight w:val="yellow"/>
            <w:rPrChange w:id="537" w:author="mihir padechiya" w:date="2019-05-10T00:08:00Z">
              <w:rPr/>
            </w:rPrChange>
          </w:rPr>
          <w:instrText xml:space="preserve"> HYPERLINK "</w:instrText>
        </w:r>
      </w:ins>
      <w:ins w:id="538" w:author="mihir padechiya" w:date="2019-04-23T17:05:00Z">
        <w:r w:rsidRPr="0000666C">
          <w:rPr>
            <w:highlight w:val="yellow"/>
            <w:rPrChange w:id="539" w:author="mihir padechiya" w:date="2019-05-10T00:08:00Z">
              <w:rPr>
                <w:rStyle w:val="Hyperlink"/>
              </w:rPr>
            </w:rPrChange>
          </w:rPr>
          <w:instrText>https://github.com/padechiya2014/RTCI_SBDC</w:instrText>
        </w:r>
      </w:ins>
      <w:ins w:id="540" w:author="mihir padechiya" w:date="2019-05-10T00:08:00Z">
        <w:r w:rsidRPr="0000666C">
          <w:rPr>
            <w:highlight w:val="yellow"/>
            <w:rPrChange w:id="541" w:author="mihir padechiya" w:date="2019-05-10T00:08:00Z">
              <w:rPr/>
            </w:rPrChange>
          </w:rPr>
          <w:instrText xml:space="preserve">" </w:instrText>
        </w:r>
        <w:r w:rsidRPr="0000666C">
          <w:rPr>
            <w:highlight w:val="yellow"/>
            <w:rPrChange w:id="542" w:author="mihir padechiya" w:date="2019-05-10T00:08:00Z">
              <w:rPr/>
            </w:rPrChange>
          </w:rPr>
          <w:fldChar w:fldCharType="separate"/>
        </w:r>
      </w:ins>
      <w:ins w:id="543" w:author="mihir padechiya" w:date="2019-04-23T17:05:00Z">
        <w:r w:rsidRPr="0000666C">
          <w:rPr>
            <w:rStyle w:val="Hyperlink"/>
            <w:highlight w:val="yellow"/>
            <w:rPrChange w:id="544" w:author="mihir padechiya" w:date="2019-05-10T00:08:00Z">
              <w:rPr>
                <w:rStyle w:val="Hyperlink"/>
              </w:rPr>
            </w:rPrChange>
          </w:rPr>
          <w:t>https://github.com/padechiya2014/RTCI_SBDC</w:t>
        </w:r>
      </w:ins>
      <w:ins w:id="545" w:author="mihir padechiya" w:date="2019-05-10T00:08:00Z">
        <w:r w:rsidRPr="0000666C">
          <w:rPr>
            <w:highlight w:val="yellow"/>
            <w:rPrChange w:id="546" w:author="mihir padechiya" w:date="2019-05-10T00:08:00Z">
              <w:rPr/>
            </w:rPrChange>
          </w:rPr>
          <w:fldChar w:fldCharType="end"/>
        </w:r>
      </w:ins>
    </w:p>
    <w:p w14:paraId="79A40053" w14:textId="77777777" w:rsidR="0000666C" w:rsidRDefault="0000666C" w:rsidP="00526A22">
      <w:pPr>
        <w:shd w:val="clear" w:color="auto" w:fill="FFFFFF"/>
        <w:spacing w:after="225" w:line="240" w:lineRule="auto"/>
        <w:textAlignment w:val="baseline"/>
        <w:rPr>
          <w:ins w:id="547" w:author="mihir padechiya" w:date="2019-04-23T17:16:00Z"/>
        </w:rPr>
      </w:pPr>
    </w:p>
    <w:p w14:paraId="48949C26" w14:textId="1E20F511" w:rsidR="00F6476B" w:rsidRDefault="003249DE">
      <w:pPr>
        <w:shd w:val="clear" w:color="auto" w:fill="FFFFFF"/>
        <w:spacing w:after="225" w:line="240" w:lineRule="auto"/>
        <w:textAlignment w:val="baseline"/>
        <w:rPr>
          <w:ins w:id="548" w:author="mihir padechiya" w:date="2019-04-23T17:16:00Z"/>
        </w:rPr>
      </w:pPr>
      <w:ins w:id="549" w:author="mihir padechiya" w:date="2019-05-02T00:39:00Z">
        <w:r>
          <w:t xml:space="preserve">SBDC </w:t>
        </w:r>
      </w:ins>
      <w:ins w:id="550" w:author="mihir padechiya" w:date="2019-04-23T17:16:00Z">
        <w:r w:rsidR="00F6476B">
          <w:t xml:space="preserve">Project </w:t>
        </w:r>
      </w:ins>
      <w:ins w:id="551" w:author="mihir padechiya" w:date="2019-05-02T00:39:00Z">
        <w:r w:rsidR="00560C39">
          <w:t>Hyperlink</w:t>
        </w:r>
      </w:ins>
    </w:p>
    <w:p w14:paraId="2DC28012" w14:textId="0FE2731D" w:rsidR="008D6C48" w:rsidRPr="00526A22" w:rsidRDefault="00C855B3" w:rsidP="00526A22">
      <w:pPr>
        <w:shd w:val="clear" w:color="auto" w:fill="FFFFFF"/>
        <w:spacing w:after="225" w:line="240" w:lineRule="auto"/>
        <w:textAlignment w:val="baseline"/>
        <w:rPr>
          <w:rFonts w:ascii="Segoe UI" w:hAnsi="Segoe UI" w:cs="Segoe UI"/>
          <w:color w:val="000000"/>
          <w:shd w:val="clear" w:color="auto" w:fill="FFFFFF"/>
          <w:rPrChange w:id="552" w:author="mihir padechiya" w:date="2019-05-10T00:08:00Z">
            <w:rPr>
              <w:rFonts w:eastAsia="Times New Roman"/>
            </w:rPr>
          </w:rPrChange>
        </w:rPr>
        <w:pPrChange w:id="553" w:author="mihir padechiya" w:date="2019-05-10T00:08:00Z">
          <w:pPr>
            <w:pStyle w:val="ListParagraph"/>
            <w:shd w:val="clear" w:color="auto" w:fill="FFFFFF"/>
            <w:spacing w:after="225" w:line="240" w:lineRule="auto"/>
            <w:textAlignment w:val="baseline"/>
          </w:pPr>
        </w:pPrChange>
      </w:pPr>
      <w:ins w:id="554" w:author="mihir padechiya" w:date="2019-05-02T00:39:00Z">
        <w:r w:rsidRPr="0000666C">
          <w:rPr>
            <w:rFonts w:ascii="Segoe UI" w:hAnsi="Segoe UI" w:cs="Segoe UI"/>
            <w:color w:val="000000"/>
            <w:highlight w:val="yellow"/>
            <w:shd w:val="clear" w:color="auto" w:fill="FFFFFF"/>
            <w:rPrChange w:id="555" w:author="mihir padechiya" w:date="2019-05-10T00:09:00Z">
              <w:rPr>
                <w:rFonts w:ascii="Segoe UI" w:hAnsi="Segoe UI" w:cs="Segoe UI"/>
                <w:color w:val="000000"/>
                <w:shd w:val="clear" w:color="auto" w:fill="FFFFFF"/>
              </w:rPr>
            </w:rPrChange>
          </w:rPr>
          <w:fldChar w:fldCharType="begin"/>
        </w:r>
        <w:r w:rsidRPr="0000666C">
          <w:rPr>
            <w:rFonts w:ascii="Segoe UI" w:hAnsi="Segoe UI" w:cs="Segoe UI"/>
            <w:color w:val="000000"/>
            <w:highlight w:val="yellow"/>
            <w:shd w:val="clear" w:color="auto" w:fill="FFFFFF"/>
            <w:rPrChange w:id="556" w:author="mihir padechiya" w:date="2019-05-10T00:09:00Z">
              <w:rPr>
                <w:rFonts w:ascii="Segoe UI" w:hAnsi="Segoe UI" w:cs="Segoe UI"/>
                <w:color w:val="000000"/>
                <w:shd w:val="clear" w:color="auto" w:fill="FFFFFF"/>
              </w:rPr>
            </w:rPrChange>
          </w:rPr>
          <w:instrText xml:space="preserve"> HYPERLINK "</w:instrText>
        </w:r>
      </w:ins>
      <w:ins w:id="557" w:author="mihir padechiya" w:date="2019-04-23T17:16:00Z">
        <w:r w:rsidRPr="0000666C">
          <w:rPr>
            <w:rFonts w:ascii="Segoe UI" w:hAnsi="Segoe UI" w:cs="Segoe UI"/>
            <w:color w:val="000000"/>
            <w:highlight w:val="yellow"/>
            <w:shd w:val="clear" w:color="auto" w:fill="FFFFFF"/>
            <w:rPrChange w:id="558" w:author="mihir padechiya" w:date="2019-05-10T00:09:00Z">
              <w:rPr>
                <w:rFonts w:ascii="Segoe UI" w:hAnsi="Segoe UI" w:cs="Segoe UI"/>
                <w:color w:val="000000"/>
                <w:shd w:val="clear" w:color="auto" w:fill="FFFFFF"/>
              </w:rPr>
            </w:rPrChange>
          </w:rPr>
          <w:instrText>https://rtci.azurewebsites.net</w:instrText>
        </w:r>
      </w:ins>
      <w:ins w:id="559" w:author="mihir padechiya" w:date="2019-05-02T00:39:00Z">
        <w:r w:rsidRPr="0000666C">
          <w:rPr>
            <w:rFonts w:ascii="Segoe UI" w:hAnsi="Segoe UI" w:cs="Segoe UI"/>
            <w:color w:val="000000"/>
            <w:highlight w:val="yellow"/>
            <w:shd w:val="clear" w:color="auto" w:fill="FFFFFF"/>
            <w:rPrChange w:id="560" w:author="mihir padechiya" w:date="2019-05-10T00:09:00Z">
              <w:rPr>
                <w:rFonts w:ascii="Segoe UI" w:hAnsi="Segoe UI" w:cs="Segoe UI"/>
                <w:color w:val="000000"/>
                <w:shd w:val="clear" w:color="auto" w:fill="FFFFFF"/>
              </w:rPr>
            </w:rPrChange>
          </w:rPr>
          <w:instrText xml:space="preserve">" </w:instrText>
        </w:r>
        <w:r w:rsidRPr="0000666C">
          <w:rPr>
            <w:rFonts w:ascii="Segoe UI" w:hAnsi="Segoe UI" w:cs="Segoe UI"/>
            <w:color w:val="000000"/>
            <w:highlight w:val="yellow"/>
            <w:shd w:val="clear" w:color="auto" w:fill="FFFFFF"/>
            <w:rPrChange w:id="561" w:author="mihir padechiya" w:date="2019-05-10T00:09:00Z">
              <w:rPr>
                <w:rFonts w:ascii="Segoe UI" w:hAnsi="Segoe UI" w:cs="Segoe UI"/>
                <w:color w:val="000000"/>
                <w:shd w:val="clear" w:color="auto" w:fill="FFFFFF"/>
              </w:rPr>
            </w:rPrChange>
          </w:rPr>
          <w:fldChar w:fldCharType="separate"/>
        </w:r>
      </w:ins>
      <w:ins w:id="562" w:author="mihir padechiya" w:date="2019-04-23T17:16:00Z">
        <w:r w:rsidRPr="0000666C">
          <w:rPr>
            <w:rStyle w:val="Hyperlink"/>
            <w:rFonts w:ascii="Segoe UI" w:hAnsi="Segoe UI" w:cs="Segoe UI"/>
            <w:highlight w:val="yellow"/>
            <w:shd w:val="clear" w:color="auto" w:fill="FFFFFF"/>
            <w:rPrChange w:id="563" w:author="mihir padechiya" w:date="2019-05-10T00:09:00Z">
              <w:rPr>
                <w:rStyle w:val="Hyperlink"/>
                <w:rFonts w:ascii="Segoe UI" w:hAnsi="Segoe UI" w:cs="Segoe UI"/>
                <w:shd w:val="clear" w:color="auto" w:fill="FFFFFF"/>
              </w:rPr>
            </w:rPrChange>
          </w:rPr>
          <w:t>https://rtci.azurewebsites.net</w:t>
        </w:r>
      </w:ins>
      <w:ins w:id="564" w:author="mihir padechiya" w:date="2019-05-02T00:39:00Z">
        <w:r w:rsidRPr="0000666C">
          <w:rPr>
            <w:rFonts w:ascii="Segoe UI" w:hAnsi="Segoe UI" w:cs="Segoe UI"/>
            <w:color w:val="000000"/>
            <w:highlight w:val="yellow"/>
            <w:shd w:val="clear" w:color="auto" w:fill="FFFFFF"/>
            <w:rPrChange w:id="565" w:author="mihir padechiya" w:date="2019-05-10T00:09:00Z">
              <w:rPr>
                <w:rFonts w:ascii="Segoe UI" w:hAnsi="Segoe UI" w:cs="Segoe UI"/>
                <w:color w:val="000000"/>
                <w:shd w:val="clear" w:color="auto" w:fill="FFFFFF"/>
              </w:rPr>
            </w:rPrChange>
          </w:rPr>
          <w:fldChar w:fldCharType="end"/>
        </w:r>
      </w:ins>
    </w:p>
    <w:sectPr w:rsidR="008D6C48" w:rsidRPr="00526A22" w:rsidSect="00C74B5B">
      <w:footerReference w:type="default" r:id="rId3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9" w:author="mihir padechiya" w:date="2018-08-14T18:34:00Z" w:initials="MP">
    <w:p w14:paraId="404348E3" w14:textId="465EDF40" w:rsidR="00BD4961" w:rsidRDefault="00BD4961">
      <w:pPr>
        <w:pStyle w:val="CommentText"/>
      </w:pPr>
      <w:r>
        <w:rPr>
          <w:rStyle w:val="CommentReference"/>
        </w:rPr>
        <w:annotationRef/>
      </w:r>
      <w:r>
        <w:t>RTCI will send automated templated data in form of email to client and appropriate regional director</w:t>
      </w:r>
    </w:p>
    <w:p w14:paraId="40A77DD4" w14:textId="0ABF41DE" w:rsidR="00762719" w:rsidRDefault="00762719">
      <w:pPr>
        <w:pStyle w:val="CommentText"/>
      </w:pPr>
    </w:p>
    <w:p w14:paraId="664E9CFD" w14:textId="51EC557C" w:rsidR="00762719" w:rsidRDefault="00762719">
      <w:pPr>
        <w:pStyle w:val="CommentText"/>
      </w:pPr>
      <w:r>
        <w:t xml:space="preserve">This should be a html formatted email – it needs to look professional.  This will be a SMTP client in .NET.  See </w:t>
      </w:r>
      <w:hyperlink r:id="rId1" w:history="1">
        <w:r w:rsidRPr="0094479F">
          <w:rPr>
            <w:rStyle w:val="Hyperlink"/>
          </w:rPr>
          <w:t>https://www.c-sharpcorner.com/UploadFile/sourabh_mishra1/sending-an-e-mail-using-Asp-Net-mvc/</w:t>
        </w:r>
      </w:hyperlink>
      <w:r>
        <w:t xml:space="preserve"> as a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E9C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E9CFD" w16cid:durableId="1F26EB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78F27" w14:textId="77777777" w:rsidR="009E5FCD" w:rsidRDefault="009E5FCD" w:rsidP="006B53DF">
      <w:pPr>
        <w:spacing w:after="0" w:line="240" w:lineRule="auto"/>
      </w:pPr>
      <w:r>
        <w:separator/>
      </w:r>
    </w:p>
  </w:endnote>
  <w:endnote w:type="continuationSeparator" w:id="0">
    <w:p w14:paraId="2348C9EA" w14:textId="77777777" w:rsidR="009E5FCD" w:rsidRDefault="009E5FCD" w:rsidP="006B5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067572"/>
      <w:docPartObj>
        <w:docPartGallery w:val="Page Numbers (Bottom of Page)"/>
        <w:docPartUnique/>
      </w:docPartObj>
    </w:sdtPr>
    <w:sdtEndPr>
      <w:rPr>
        <w:noProof/>
      </w:rPr>
    </w:sdtEndPr>
    <w:sdtContent>
      <w:p w14:paraId="1D57B086" w14:textId="472A685D" w:rsidR="006B53DF" w:rsidRDefault="006B53DF">
        <w:pPr>
          <w:pStyle w:val="Footer"/>
          <w:jc w:val="right"/>
        </w:pPr>
        <w:r>
          <w:fldChar w:fldCharType="begin"/>
        </w:r>
        <w:r>
          <w:instrText xml:space="preserve"> PAGE   \* MERGEFORMAT </w:instrText>
        </w:r>
        <w:r>
          <w:fldChar w:fldCharType="separate"/>
        </w:r>
        <w:r w:rsidR="00DA244E">
          <w:rPr>
            <w:noProof/>
          </w:rPr>
          <w:t>21</w:t>
        </w:r>
        <w:r>
          <w:rPr>
            <w:noProof/>
          </w:rPr>
          <w:fldChar w:fldCharType="end"/>
        </w:r>
      </w:p>
    </w:sdtContent>
  </w:sdt>
  <w:p w14:paraId="481BB801" w14:textId="77777777" w:rsidR="006B53DF" w:rsidRDefault="006B5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7C826" w14:textId="77777777" w:rsidR="009E5FCD" w:rsidRDefault="009E5FCD" w:rsidP="006B53DF">
      <w:pPr>
        <w:spacing w:after="0" w:line="240" w:lineRule="auto"/>
      </w:pPr>
      <w:r>
        <w:separator/>
      </w:r>
    </w:p>
  </w:footnote>
  <w:footnote w:type="continuationSeparator" w:id="0">
    <w:p w14:paraId="779FF587" w14:textId="77777777" w:rsidR="009E5FCD" w:rsidRDefault="009E5FCD" w:rsidP="006B5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8Num5"/>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tarSymbol" w:hAnsi="StarSymbol" w:cs="StarSymbol"/>
        <w:sz w:val="18"/>
        <w:szCs w:val="18"/>
      </w:rPr>
    </w:lvl>
    <w:lvl w:ilvl="3">
      <w:start w:val="1"/>
      <w:numFmt w:val="bullet"/>
      <w:lvlText w:val="●"/>
      <w:lvlJc w:val="left"/>
      <w:pPr>
        <w:tabs>
          <w:tab w:val="num" w:pos="1134"/>
        </w:tabs>
        <w:ind w:left="1134" w:hanging="283"/>
      </w:pPr>
      <w:rPr>
        <w:rFonts w:ascii="StarSymbol" w:hAnsi="StarSymbol" w:cs="StarSymbol"/>
        <w:sz w:val="18"/>
        <w:szCs w:val="18"/>
      </w:rPr>
    </w:lvl>
    <w:lvl w:ilvl="4">
      <w:start w:val="1"/>
      <w:numFmt w:val="bullet"/>
      <w:lvlText w:val="●"/>
      <w:lvlJc w:val="left"/>
      <w:pPr>
        <w:tabs>
          <w:tab w:val="num" w:pos="1417"/>
        </w:tabs>
        <w:ind w:left="1417" w:hanging="283"/>
      </w:pPr>
      <w:rPr>
        <w:rFonts w:ascii="StarSymbol" w:hAnsi="StarSymbol" w:cs="StarSymbol"/>
        <w:sz w:val="18"/>
        <w:szCs w:val="18"/>
      </w:rPr>
    </w:lvl>
    <w:lvl w:ilvl="5">
      <w:start w:val="1"/>
      <w:numFmt w:val="bullet"/>
      <w:lvlText w:val="●"/>
      <w:lvlJc w:val="left"/>
      <w:pPr>
        <w:tabs>
          <w:tab w:val="num" w:pos="1701"/>
        </w:tabs>
        <w:ind w:left="1701" w:hanging="283"/>
      </w:pPr>
      <w:rPr>
        <w:rFonts w:ascii="StarSymbol" w:hAnsi="StarSymbol" w:cs="StarSymbol"/>
        <w:sz w:val="18"/>
        <w:szCs w:val="18"/>
      </w:rPr>
    </w:lvl>
    <w:lvl w:ilvl="6">
      <w:start w:val="1"/>
      <w:numFmt w:val="bullet"/>
      <w:lvlText w:val="●"/>
      <w:lvlJc w:val="left"/>
      <w:pPr>
        <w:tabs>
          <w:tab w:val="num" w:pos="1984"/>
        </w:tabs>
        <w:ind w:left="1984" w:hanging="283"/>
      </w:pPr>
      <w:rPr>
        <w:rFonts w:ascii="StarSymbol" w:hAnsi="StarSymbol" w:cs="StarSymbol"/>
        <w:sz w:val="18"/>
        <w:szCs w:val="18"/>
      </w:rPr>
    </w:lvl>
    <w:lvl w:ilvl="7">
      <w:start w:val="1"/>
      <w:numFmt w:val="bullet"/>
      <w:lvlText w:val="●"/>
      <w:lvlJc w:val="left"/>
      <w:pPr>
        <w:tabs>
          <w:tab w:val="num" w:pos="2268"/>
        </w:tabs>
        <w:ind w:left="2268" w:hanging="283"/>
      </w:pPr>
      <w:rPr>
        <w:rFonts w:ascii="StarSymbol" w:hAnsi="StarSymbol" w:cs="StarSymbol"/>
        <w:sz w:val="18"/>
        <w:szCs w:val="18"/>
      </w:rPr>
    </w:lvl>
    <w:lvl w:ilvl="8">
      <w:start w:val="1"/>
      <w:numFmt w:val="bullet"/>
      <w:lvlText w:val="●"/>
      <w:lvlJc w:val="left"/>
      <w:pPr>
        <w:tabs>
          <w:tab w:val="num" w:pos="2551"/>
        </w:tabs>
        <w:ind w:left="2551" w:hanging="283"/>
      </w:pPr>
      <w:rPr>
        <w:rFonts w:ascii="StarSymbol" w:hAnsi="StarSymbol" w:cs="StarSymbol"/>
        <w:sz w:val="18"/>
        <w:szCs w:val="18"/>
      </w:rPr>
    </w:lvl>
  </w:abstractNum>
  <w:abstractNum w:abstractNumId="1" w15:restartNumberingAfterBreak="0">
    <w:nsid w:val="00B41E6A"/>
    <w:multiLevelType w:val="hybridMultilevel"/>
    <w:tmpl w:val="AFD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F5DA5"/>
    <w:multiLevelType w:val="multilevel"/>
    <w:tmpl w:val="8E7C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D08C0"/>
    <w:multiLevelType w:val="hybridMultilevel"/>
    <w:tmpl w:val="DCC89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75AC2"/>
    <w:multiLevelType w:val="hybridMultilevel"/>
    <w:tmpl w:val="20223A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6BC1BBA"/>
    <w:multiLevelType w:val="multilevel"/>
    <w:tmpl w:val="D7F4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53E2D"/>
    <w:multiLevelType w:val="hybridMultilevel"/>
    <w:tmpl w:val="C11A92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17EC"/>
    <w:multiLevelType w:val="hybridMultilevel"/>
    <w:tmpl w:val="4170D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F527F"/>
    <w:multiLevelType w:val="hybridMultilevel"/>
    <w:tmpl w:val="6A72FB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F4511"/>
    <w:multiLevelType w:val="multilevel"/>
    <w:tmpl w:val="E2A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81B95"/>
    <w:multiLevelType w:val="hybridMultilevel"/>
    <w:tmpl w:val="D8F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77DF6"/>
    <w:multiLevelType w:val="multilevel"/>
    <w:tmpl w:val="5652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47CAA"/>
    <w:multiLevelType w:val="hybridMultilevel"/>
    <w:tmpl w:val="109C8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9D77D7"/>
    <w:multiLevelType w:val="multilevel"/>
    <w:tmpl w:val="986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D3E52"/>
    <w:multiLevelType w:val="hybridMultilevel"/>
    <w:tmpl w:val="3200A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C4355"/>
    <w:multiLevelType w:val="hybridMultilevel"/>
    <w:tmpl w:val="125CB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A2FBC"/>
    <w:multiLevelType w:val="hybridMultilevel"/>
    <w:tmpl w:val="1FF8B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702CE"/>
    <w:multiLevelType w:val="multilevel"/>
    <w:tmpl w:val="6DB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C869FD"/>
    <w:multiLevelType w:val="multilevel"/>
    <w:tmpl w:val="C31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B6CD7"/>
    <w:multiLevelType w:val="hybridMultilevel"/>
    <w:tmpl w:val="481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D345C"/>
    <w:multiLevelType w:val="hybridMultilevel"/>
    <w:tmpl w:val="08B435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6E6A40"/>
    <w:multiLevelType w:val="multilevel"/>
    <w:tmpl w:val="C09A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718A7"/>
    <w:multiLevelType w:val="multilevel"/>
    <w:tmpl w:val="D318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4585B"/>
    <w:multiLevelType w:val="multilevel"/>
    <w:tmpl w:val="ED24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B45BE"/>
    <w:multiLevelType w:val="hybridMultilevel"/>
    <w:tmpl w:val="5AFAA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B79C9"/>
    <w:multiLevelType w:val="multilevel"/>
    <w:tmpl w:val="B058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134F5"/>
    <w:multiLevelType w:val="multilevel"/>
    <w:tmpl w:val="8EFA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D1541"/>
    <w:multiLevelType w:val="multilevel"/>
    <w:tmpl w:val="298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EE15A9"/>
    <w:multiLevelType w:val="hybridMultilevel"/>
    <w:tmpl w:val="74E2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684942"/>
    <w:multiLevelType w:val="hybridMultilevel"/>
    <w:tmpl w:val="6FE66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9D4033"/>
    <w:multiLevelType w:val="multilevel"/>
    <w:tmpl w:val="461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F2CED"/>
    <w:multiLevelType w:val="hybridMultilevel"/>
    <w:tmpl w:val="04B049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CD2AC0"/>
    <w:multiLevelType w:val="hybridMultilevel"/>
    <w:tmpl w:val="7A688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1"/>
  </w:num>
  <w:num w:numId="4">
    <w:abstractNumId w:val="13"/>
  </w:num>
  <w:num w:numId="5">
    <w:abstractNumId w:val="5"/>
  </w:num>
  <w:num w:numId="6">
    <w:abstractNumId w:val="11"/>
  </w:num>
  <w:num w:numId="7">
    <w:abstractNumId w:val="27"/>
  </w:num>
  <w:num w:numId="8">
    <w:abstractNumId w:val="17"/>
  </w:num>
  <w:num w:numId="9">
    <w:abstractNumId w:val="30"/>
  </w:num>
  <w:num w:numId="10">
    <w:abstractNumId w:val="9"/>
  </w:num>
  <w:num w:numId="11">
    <w:abstractNumId w:val="22"/>
  </w:num>
  <w:num w:numId="12">
    <w:abstractNumId w:val="26"/>
  </w:num>
  <w:num w:numId="13">
    <w:abstractNumId w:val="2"/>
  </w:num>
  <w:num w:numId="14">
    <w:abstractNumId w:val="23"/>
  </w:num>
  <w:num w:numId="15">
    <w:abstractNumId w:val="20"/>
  </w:num>
  <w:num w:numId="16">
    <w:abstractNumId w:val="3"/>
  </w:num>
  <w:num w:numId="17">
    <w:abstractNumId w:val="15"/>
  </w:num>
  <w:num w:numId="18">
    <w:abstractNumId w:val="29"/>
  </w:num>
  <w:num w:numId="19">
    <w:abstractNumId w:val="24"/>
  </w:num>
  <w:num w:numId="20">
    <w:abstractNumId w:val="0"/>
  </w:num>
  <w:num w:numId="21">
    <w:abstractNumId w:val="4"/>
  </w:num>
  <w:num w:numId="22">
    <w:abstractNumId w:val="10"/>
  </w:num>
  <w:num w:numId="23">
    <w:abstractNumId w:val="19"/>
  </w:num>
  <w:num w:numId="24">
    <w:abstractNumId w:val="7"/>
  </w:num>
  <w:num w:numId="25">
    <w:abstractNumId w:val="32"/>
  </w:num>
  <w:num w:numId="26">
    <w:abstractNumId w:val="16"/>
  </w:num>
  <w:num w:numId="27">
    <w:abstractNumId w:val="14"/>
  </w:num>
  <w:num w:numId="28">
    <w:abstractNumId w:val="12"/>
  </w:num>
  <w:num w:numId="29">
    <w:abstractNumId w:val="8"/>
  </w:num>
  <w:num w:numId="30">
    <w:abstractNumId w:val="6"/>
  </w:num>
  <w:num w:numId="31">
    <w:abstractNumId w:val="31"/>
  </w:num>
  <w:num w:numId="32">
    <w:abstractNumId w:val="28"/>
  </w:num>
  <w:num w:numId="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hir padechiya">
    <w15:presenceInfo w15:providerId="Windows Live" w15:userId="c90368807794c5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3NTEzMAIiQ0MLIyUdpeDU4uLM/DyQAkOTWgBnJMA9LQAAAA=="/>
  </w:docVars>
  <w:rsids>
    <w:rsidRoot w:val="00432EE1"/>
    <w:rsid w:val="0000666C"/>
    <w:rsid w:val="00031A55"/>
    <w:rsid w:val="000336EB"/>
    <w:rsid w:val="00047252"/>
    <w:rsid w:val="000472F3"/>
    <w:rsid w:val="00047EF5"/>
    <w:rsid w:val="000509E3"/>
    <w:rsid w:val="00050B42"/>
    <w:rsid w:val="000519A2"/>
    <w:rsid w:val="00060DF5"/>
    <w:rsid w:val="00073765"/>
    <w:rsid w:val="00082267"/>
    <w:rsid w:val="00084FB4"/>
    <w:rsid w:val="00085B72"/>
    <w:rsid w:val="00094A59"/>
    <w:rsid w:val="000A5142"/>
    <w:rsid w:val="000A78F5"/>
    <w:rsid w:val="000B203F"/>
    <w:rsid w:val="000C64B5"/>
    <w:rsid w:val="000E2B24"/>
    <w:rsid w:val="000E526B"/>
    <w:rsid w:val="00162ED8"/>
    <w:rsid w:val="001652F8"/>
    <w:rsid w:val="001927FC"/>
    <w:rsid w:val="001B2366"/>
    <w:rsid w:val="001C0E67"/>
    <w:rsid w:val="001E76FA"/>
    <w:rsid w:val="001E788C"/>
    <w:rsid w:val="001F0479"/>
    <w:rsid w:val="001F1708"/>
    <w:rsid w:val="00203E95"/>
    <w:rsid w:val="00205105"/>
    <w:rsid w:val="002166D3"/>
    <w:rsid w:val="00232AC3"/>
    <w:rsid w:val="002427A5"/>
    <w:rsid w:val="002579FC"/>
    <w:rsid w:val="002722C7"/>
    <w:rsid w:val="0027302B"/>
    <w:rsid w:val="002740C5"/>
    <w:rsid w:val="002817D3"/>
    <w:rsid w:val="0028306D"/>
    <w:rsid w:val="002914D5"/>
    <w:rsid w:val="00293DAD"/>
    <w:rsid w:val="002A76ED"/>
    <w:rsid w:val="002B4FAC"/>
    <w:rsid w:val="002C0DDD"/>
    <w:rsid w:val="002C302A"/>
    <w:rsid w:val="002C775E"/>
    <w:rsid w:val="002E334A"/>
    <w:rsid w:val="002F7102"/>
    <w:rsid w:val="003018FE"/>
    <w:rsid w:val="0030298B"/>
    <w:rsid w:val="00305374"/>
    <w:rsid w:val="00305531"/>
    <w:rsid w:val="00307531"/>
    <w:rsid w:val="003132F8"/>
    <w:rsid w:val="00322652"/>
    <w:rsid w:val="00322921"/>
    <w:rsid w:val="003249DE"/>
    <w:rsid w:val="00334EF1"/>
    <w:rsid w:val="003354E0"/>
    <w:rsid w:val="00342939"/>
    <w:rsid w:val="00357A01"/>
    <w:rsid w:val="00363832"/>
    <w:rsid w:val="003854B4"/>
    <w:rsid w:val="00386B2E"/>
    <w:rsid w:val="00386C56"/>
    <w:rsid w:val="00396146"/>
    <w:rsid w:val="003A3ACC"/>
    <w:rsid w:val="003B0324"/>
    <w:rsid w:val="003B5F50"/>
    <w:rsid w:val="003D09FC"/>
    <w:rsid w:val="003D370E"/>
    <w:rsid w:val="003E70DC"/>
    <w:rsid w:val="003F38FD"/>
    <w:rsid w:val="003F7F7D"/>
    <w:rsid w:val="0040490D"/>
    <w:rsid w:val="00411F19"/>
    <w:rsid w:val="00421451"/>
    <w:rsid w:val="004260E2"/>
    <w:rsid w:val="004269A7"/>
    <w:rsid w:val="00432EE1"/>
    <w:rsid w:val="004357A1"/>
    <w:rsid w:val="00442F40"/>
    <w:rsid w:val="004524C2"/>
    <w:rsid w:val="00466543"/>
    <w:rsid w:val="00466CF7"/>
    <w:rsid w:val="00467C5D"/>
    <w:rsid w:val="00472184"/>
    <w:rsid w:val="004739AD"/>
    <w:rsid w:val="004A3E7B"/>
    <w:rsid w:val="004B2AFE"/>
    <w:rsid w:val="004E0A4E"/>
    <w:rsid w:val="004F3027"/>
    <w:rsid w:val="00510741"/>
    <w:rsid w:val="00522EA4"/>
    <w:rsid w:val="00526A22"/>
    <w:rsid w:val="00530B79"/>
    <w:rsid w:val="00531CD4"/>
    <w:rsid w:val="00540707"/>
    <w:rsid w:val="00540BC7"/>
    <w:rsid w:val="005418E8"/>
    <w:rsid w:val="00542B75"/>
    <w:rsid w:val="005435C3"/>
    <w:rsid w:val="00552CEB"/>
    <w:rsid w:val="00554DFF"/>
    <w:rsid w:val="00557D94"/>
    <w:rsid w:val="00560C39"/>
    <w:rsid w:val="00564E29"/>
    <w:rsid w:val="00564FA2"/>
    <w:rsid w:val="00566365"/>
    <w:rsid w:val="00574C57"/>
    <w:rsid w:val="0059200B"/>
    <w:rsid w:val="00592D99"/>
    <w:rsid w:val="005B01E9"/>
    <w:rsid w:val="005B12FF"/>
    <w:rsid w:val="005B4067"/>
    <w:rsid w:val="005C0CBE"/>
    <w:rsid w:val="005D3131"/>
    <w:rsid w:val="005D4305"/>
    <w:rsid w:val="005D4B90"/>
    <w:rsid w:val="005F6C63"/>
    <w:rsid w:val="00604C15"/>
    <w:rsid w:val="0061656D"/>
    <w:rsid w:val="00616707"/>
    <w:rsid w:val="00616E58"/>
    <w:rsid w:val="00620AD6"/>
    <w:rsid w:val="00624C61"/>
    <w:rsid w:val="00632140"/>
    <w:rsid w:val="00647D9E"/>
    <w:rsid w:val="00665550"/>
    <w:rsid w:val="00665A56"/>
    <w:rsid w:val="00681E6E"/>
    <w:rsid w:val="00692FDF"/>
    <w:rsid w:val="006A6252"/>
    <w:rsid w:val="006B026A"/>
    <w:rsid w:val="006B2D53"/>
    <w:rsid w:val="006B37E0"/>
    <w:rsid w:val="006B53DF"/>
    <w:rsid w:val="006C1432"/>
    <w:rsid w:val="006C4229"/>
    <w:rsid w:val="006C7AD6"/>
    <w:rsid w:val="006D0299"/>
    <w:rsid w:val="006E13E6"/>
    <w:rsid w:val="006E7313"/>
    <w:rsid w:val="006F0AD2"/>
    <w:rsid w:val="00706689"/>
    <w:rsid w:val="00713AFB"/>
    <w:rsid w:val="00714AE6"/>
    <w:rsid w:val="00720B40"/>
    <w:rsid w:val="00720EBB"/>
    <w:rsid w:val="007235FB"/>
    <w:rsid w:val="00730DAA"/>
    <w:rsid w:val="0073159C"/>
    <w:rsid w:val="0073218A"/>
    <w:rsid w:val="007329BB"/>
    <w:rsid w:val="00732D07"/>
    <w:rsid w:val="00742B05"/>
    <w:rsid w:val="00751B04"/>
    <w:rsid w:val="00762719"/>
    <w:rsid w:val="007633F3"/>
    <w:rsid w:val="0077632A"/>
    <w:rsid w:val="007C25D4"/>
    <w:rsid w:val="007C36D2"/>
    <w:rsid w:val="007C5813"/>
    <w:rsid w:val="007E40B9"/>
    <w:rsid w:val="007F2F20"/>
    <w:rsid w:val="008056C8"/>
    <w:rsid w:val="0080651F"/>
    <w:rsid w:val="00811A1F"/>
    <w:rsid w:val="008270EB"/>
    <w:rsid w:val="00843756"/>
    <w:rsid w:val="00850818"/>
    <w:rsid w:val="008524CF"/>
    <w:rsid w:val="00861674"/>
    <w:rsid w:val="008618AF"/>
    <w:rsid w:val="008A1D7E"/>
    <w:rsid w:val="008A3C42"/>
    <w:rsid w:val="008C4E98"/>
    <w:rsid w:val="008C5E3D"/>
    <w:rsid w:val="008D22F3"/>
    <w:rsid w:val="008D3AD7"/>
    <w:rsid w:val="008D6C48"/>
    <w:rsid w:val="008D70D8"/>
    <w:rsid w:val="0090039D"/>
    <w:rsid w:val="00911194"/>
    <w:rsid w:val="00913D2B"/>
    <w:rsid w:val="009226E8"/>
    <w:rsid w:val="00932E39"/>
    <w:rsid w:val="009403DE"/>
    <w:rsid w:val="00942A09"/>
    <w:rsid w:val="00943958"/>
    <w:rsid w:val="00952A09"/>
    <w:rsid w:val="0098289C"/>
    <w:rsid w:val="00985EB1"/>
    <w:rsid w:val="009923DD"/>
    <w:rsid w:val="009A3E40"/>
    <w:rsid w:val="009A4039"/>
    <w:rsid w:val="009B5A48"/>
    <w:rsid w:val="009C2493"/>
    <w:rsid w:val="009D4E5A"/>
    <w:rsid w:val="009D565E"/>
    <w:rsid w:val="009E5FCD"/>
    <w:rsid w:val="009E60F2"/>
    <w:rsid w:val="009F1F55"/>
    <w:rsid w:val="00A40347"/>
    <w:rsid w:val="00A41950"/>
    <w:rsid w:val="00A75B5F"/>
    <w:rsid w:val="00A97891"/>
    <w:rsid w:val="00A97A9F"/>
    <w:rsid w:val="00AA359D"/>
    <w:rsid w:val="00AD25AB"/>
    <w:rsid w:val="00AD3DE4"/>
    <w:rsid w:val="00AD3F8B"/>
    <w:rsid w:val="00AD5065"/>
    <w:rsid w:val="00AE2D04"/>
    <w:rsid w:val="00AE2D3F"/>
    <w:rsid w:val="00AF77F0"/>
    <w:rsid w:val="00B01ECA"/>
    <w:rsid w:val="00B047E3"/>
    <w:rsid w:val="00B05415"/>
    <w:rsid w:val="00B7137A"/>
    <w:rsid w:val="00B80DE3"/>
    <w:rsid w:val="00B85A60"/>
    <w:rsid w:val="00B91264"/>
    <w:rsid w:val="00B942DA"/>
    <w:rsid w:val="00B958E3"/>
    <w:rsid w:val="00BB00A5"/>
    <w:rsid w:val="00BB35E2"/>
    <w:rsid w:val="00BD4961"/>
    <w:rsid w:val="00BE2512"/>
    <w:rsid w:val="00BF4E78"/>
    <w:rsid w:val="00BF5098"/>
    <w:rsid w:val="00C106B4"/>
    <w:rsid w:val="00C3144D"/>
    <w:rsid w:val="00C33133"/>
    <w:rsid w:val="00C44B17"/>
    <w:rsid w:val="00C47A9B"/>
    <w:rsid w:val="00C56542"/>
    <w:rsid w:val="00C627DC"/>
    <w:rsid w:val="00C64DB3"/>
    <w:rsid w:val="00C7381A"/>
    <w:rsid w:val="00C73B08"/>
    <w:rsid w:val="00C74B5B"/>
    <w:rsid w:val="00C82032"/>
    <w:rsid w:val="00C855B3"/>
    <w:rsid w:val="00C96E6A"/>
    <w:rsid w:val="00C97BD8"/>
    <w:rsid w:val="00CA3573"/>
    <w:rsid w:val="00CA69A2"/>
    <w:rsid w:val="00CD01DE"/>
    <w:rsid w:val="00CD2347"/>
    <w:rsid w:val="00CD27EC"/>
    <w:rsid w:val="00CE36D6"/>
    <w:rsid w:val="00CE44A7"/>
    <w:rsid w:val="00D15C54"/>
    <w:rsid w:val="00D21099"/>
    <w:rsid w:val="00D25529"/>
    <w:rsid w:val="00D303F9"/>
    <w:rsid w:val="00D33FF0"/>
    <w:rsid w:val="00D46B20"/>
    <w:rsid w:val="00D57D47"/>
    <w:rsid w:val="00D71DC3"/>
    <w:rsid w:val="00D87468"/>
    <w:rsid w:val="00D97878"/>
    <w:rsid w:val="00DA244E"/>
    <w:rsid w:val="00DB67DD"/>
    <w:rsid w:val="00DC0183"/>
    <w:rsid w:val="00DC152D"/>
    <w:rsid w:val="00DC61A3"/>
    <w:rsid w:val="00DD1EDE"/>
    <w:rsid w:val="00DD220B"/>
    <w:rsid w:val="00DD673A"/>
    <w:rsid w:val="00E010F9"/>
    <w:rsid w:val="00E21221"/>
    <w:rsid w:val="00E255CB"/>
    <w:rsid w:val="00E44B09"/>
    <w:rsid w:val="00E54E51"/>
    <w:rsid w:val="00E66EB1"/>
    <w:rsid w:val="00E71A42"/>
    <w:rsid w:val="00E77CEE"/>
    <w:rsid w:val="00E846ED"/>
    <w:rsid w:val="00E909AE"/>
    <w:rsid w:val="00E91B07"/>
    <w:rsid w:val="00E967ED"/>
    <w:rsid w:val="00E97A32"/>
    <w:rsid w:val="00EB38E7"/>
    <w:rsid w:val="00EC6CDB"/>
    <w:rsid w:val="00EE29FA"/>
    <w:rsid w:val="00EF4D9F"/>
    <w:rsid w:val="00EF675B"/>
    <w:rsid w:val="00F0196E"/>
    <w:rsid w:val="00F1703B"/>
    <w:rsid w:val="00F22999"/>
    <w:rsid w:val="00F22F5F"/>
    <w:rsid w:val="00F36A12"/>
    <w:rsid w:val="00F42EB9"/>
    <w:rsid w:val="00F51775"/>
    <w:rsid w:val="00F55C3A"/>
    <w:rsid w:val="00F6476B"/>
    <w:rsid w:val="00F64F14"/>
    <w:rsid w:val="00F7087B"/>
    <w:rsid w:val="00F7697C"/>
    <w:rsid w:val="00F8593E"/>
    <w:rsid w:val="00F87F28"/>
    <w:rsid w:val="00F902B4"/>
    <w:rsid w:val="00FB1544"/>
    <w:rsid w:val="00FC04B8"/>
    <w:rsid w:val="00FD7E20"/>
    <w:rsid w:val="00FE1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78EE9"/>
  <w15:chartTrackingRefBased/>
  <w15:docId w15:val="{AE835143-DF42-4C81-8592-84E5BE68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BC7"/>
  </w:style>
  <w:style w:type="paragraph" w:styleId="Heading1">
    <w:name w:val="heading 1"/>
    <w:basedOn w:val="Normal"/>
    <w:next w:val="Normal"/>
    <w:link w:val="Heading1Char"/>
    <w:autoRedefine/>
    <w:uiPriority w:val="9"/>
    <w:qFormat/>
    <w:rsid w:val="009B5A48"/>
    <w:pPr>
      <w:keepNext/>
      <w:keepLines/>
      <w:pBdr>
        <w:left w:val="single" w:sz="12" w:space="12" w:color="ED7D31" w:themeColor="accent2"/>
      </w:pBdr>
      <w:spacing w:before="80" w:after="80" w:line="240" w:lineRule="auto"/>
      <w:outlineLvl w:val="0"/>
      <w:pPrChange w:id="0" w:author="mihir padechiya" w:date="2019-04-21T12:36:00Z">
        <w:pPr>
          <w:keepNext/>
          <w:keepLines/>
          <w:pBdr>
            <w:left w:val="single" w:sz="12" w:space="12" w:color="ED7D31" w:themeColor="accent2"/>
          </w:pBdr>
          <w:spacing w:before="80" w:after="80"/>
          <w:outlineLvl w:val="0"/>
        </w:pPr>
      </w:pPrChange>
    </w:pPr>
    <w:rPr>
      <w:rFonts w:ascii="Times New Roman" w:eastAsiaTheme="majorEastAsia" w:hAnsi="Times New Roman" w:cstheme="majorBidi"/>
      <w:b/>
      <w:caps/>
      <w:color w:val="4472C4" w:themeColor="accent5"/>
      <w:spacing w:val="10"/>
      <w:sz w:val="36"/>
      <w:szCs w:val="36"/>
      <w:rPrChange w:id="0" w:author="mihir padechiya" w:date="2019-04-21T12:36:00Z">
        <w:rPr>
          <w:rFonts w:eastAsiaTheme="majorEastAsia" w:cstheme="majorBidi"/>
          <w:b/>
          <w:caps/>
          <w:color w:val="4472C4" w:themeColor="accent5"/>
          <w:spacing w:val="10"/>
          <w:sz w:val="36"/>
          <w:szCs w:val="36"/>
          <w:lang w:val="en-US" w:eastAsia="en-US" w:bidi="ar-SA"/>
        </w:rPr>
      </w:rPrChange>
    </w:rPr>
  </w:style>
  <w:style w:type="paragraph" w:styleId="Heading2">
    <w:name w:val="heading 2"/>
    <w:basedOn w:val="Normal"/>
    <w:next w:val="Normal"/>
    <w:link w:val="Heading2Char"/>
    <w:uiPriority w:val="9"/>
    <w:unhideWhenUsed/>
    <w:qFormat/>
    <w:rsid w:val="00540BC7"/>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40BC7"/>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540BC7"/>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40BC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40BC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40BC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40BC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40BC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0BC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40BC7"/>
    <w:rPr>
      <w:rFonts w:asciiTheme="majorHAnsi" w:eastAsiaTheme="majorEastAsia" w:hAnsiTheme="majorHAnsi" w:cstheme="majorBidi"/>
      <w:caps/>
      <w:sz w:val="28"/>
      <w:szCs w:val="28"/>
    </w:rPr>
  </w:style>
  <w:style w:type="character" w:styleId="Strong">
    <w:name w:val="Strong"/>
    <w:basedOn w:val="DefaultParagraphFont"/>
    <w:uiPriority w:val="22"/>
    <w:qFormat/>
    <w:rsid w:val="00540BC7"/>
    <w:rPr>
      <w:rFonts w:asciiTheme="minorHAnsi" w:eastAsiaTheme="minorEastAsia" w:hAnsiTheme="minorHAnsi" w:cstheme="minorBidi"/>
      <w:b/>
      <w:bCs/>
      <w:spacing w:val="0"/>
      <w:w w:val="100"/>
      <w:position w:val="0"/>
      <w:sz w:val="20"/>
      <w:szCs w:val="20"/>
    </w:rPr>
  </w:style>
  <w:style w:type="paragraph" w:styleId="NormalWeb">
    <w:name w:val="Normal (Web)"/>
    <w:basedOn w:val="Normal"/>
    <w:uiPriority w:val="99"/>
    <w:semiHidden/>
    <w:unhideWhenUsed/>
    <w:rsid w:val="00432E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EE1"/>
    <w:rPr>
      <w:color w:val="0000FF"/>
      <w:u w:val="single"/>
    </w:rPr>
  </w:style>
  <w:style w:type="character" w:styleId="Emphasis">
    <w:name w:val="Emphasis"/>
    <w:basedOn w:val="DefaultParagraphFont"/>
    <w:uiPriority w:val="20"/>
    <w:qFormat/>
    <w:rsid w:val="00540BC7"/>
    <w:rPr>
      <w:rFonts w:asciiTheme="minorHAnsi" w:eastAsiaTheme="minorEastAsia" w:hAnsiTheme="minorHAnsi" w:cstheme="minorBidi"/>
      <w:i/>
      <w:iCs/>
      <w:color w:val="C45911" w:themeColor="accent2" w:themeShade="BF"/>
      <w:sz w:val="20"/>
      <w:szCs w:val="20"/>
    </w:rPr>
  </w:style>
  <w:style w:type="character" w:customStyle="1" w:styleId="Heading1Char">
    <w:name w:val="Heading 1 Char"/>
    <w:basedOn w:val="DefaultParagraphFont"/>
    <w:link w:val="Heading1"/>
    <w:uiPriority w:val="9"/>
    <w:rsid w:val="009B5A48"/>
    <w:rPr>
      <w:rFonts w:ascii="Times New Roman" w:eastAsiaTheme="majorEastAsia" w:hAnsi="Times New Roman" w:cstheme="majorBidi"/>
      <w:b/>
      <w:caps/>
      <w:color w:val="4472C4" w:themeColor="accent5"/>
      <w:spacing w:val="10"/>
      <w:sz w:val="36"/>
      <w:szCs w:val="36"/>
    </w:rPr>
  </w:style>
  <w:style w:type="character" w:customStyle="1" w:styleId="Heading4Char">
    <w:name w:val="Heading 4 Char"/>
    <w:basedOn w:val="DefaultParagraphFont"/>
    <w:link w:val="Heading4"/>
    <w:uiPriority w:val="9"/>
    <w:semiHidden/>
    <w:rsid w:val="00540BC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40BC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40B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40B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40BC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40BC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540BC7"/>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540BC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40BC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40B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40BC7"/>
    <w:rPr>
      <w:color w:val="000000" w:themeColor="text1"/>
      <w:sz w:val="24"/>
      <w:szCs w:val="24"/>
    </w:rPr>
  </w:style>
  <w:style w:type="paragraph" w:styleId="NoSpacing">
    <w:name w:val="No Spacing"/>
    <w:link w:val="NoSpacingChar"/>
    <w:uiPriority w:val="1"/>
    <w:qFormat/>
    <w:rsid w:val="00540BC7"/>
    <w:pPr>
      <w:spacing w:after="0" w:line="240" w:lineRule="auto"/>
    </w:pPr>
  </w:style>
  <w:style w:type="paragraph" w:styleId="Quote">
    <w:name w:val="Quote"/>
    <w:basedOn w:val="Normal"/>
    <w:next w:val="Normal"/>
    <w:link w:val="QuoteChar"/>
    <w:uiPriority w:val="29"/>
    <w:qFormat/>
    <w:rsid w:val="00540B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40B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40B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540B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540BC7"/>
    <w:rPr>
      <w:i/>
      <w:iCs/>
      <w:color w:val="auto"/>
    </w:rPr>
  </w:style>
  <w:style w:type="character" w:styleId="IntenseEmphasis">
    <w:name w:val="Intense Emphasis"/>
    <w:basedOn w:val="DefaultParagraphFont"/>
    <w:uiPriority w:val="21"/>
    <w:qFormat/>
    <w:rsid w:val="00540B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540B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40B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40BC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540BC7"/>
    <w:pPr>
      <w:outlineLvl w:val="9"/>
    </w:pPr>
  </w:style>
  <w:style w:type="paragraph" w:styleId="ListParagraph">
    <w:name w:val="List Paragraph"/>
    <w:basedOn w:val="Normal"/>
    <w:uiPriority w:val="34"/>
    <w:qFormat/>
    <w:rsid w:val="000509E3"/>
    <w:pPr>
      <w:ind w:left="720"/>
      <w:contextualSpacing/>
    </w:pPr>
  </w:style>
  <w:style w:type="character" w:customStyle="1" w:styleId="NoSpacingChar">
    <w:name w:val="No Spacing Char"/>
    <w:basedOn w:val="DefaultParagraphFont"/>
    <w:link w:val="NoSpacing"/>
    <w:uiPriority w:val="1"/>
    <w:rsid w:val="00C74B5B"/>
  </w:style>
  <w:style w:type="paragraph" w:styleId="TOC1">
    <w:name w:val="toc 1"/>
    <w:basedOn w:val="Normal"/>
    <w:next w:val="Normal"/>
    <w:autoRedefine/>
    <w:uiPriority w:val="39"/>
    <w:unhideWhenUsed/>
    <w:rsid w:val="00D303F9"/>
    <w:pPr>
      <w:spacing w:after="100"/>
    </w:pPr>
  </w:style>
  <w:style w:type="paragraph" w:styleId="TOC2">
    <w:name w:val="toc 2"/>
    <w:basedOn w:val="Normal"/>
    <w:next w:val="Normal"/>
    <w:autoRedefine/>
    <w:uiPriority w:val="39"/>
    <w:unhideWhenUsed/>
    <w:rsid w:val="00D303F9"/>
    <w:pPr>
      <w:spacing w:after="100"/>
      <w:ind w:left="210"/>
    </w:pPr>
  </w:style>
  <w:style w:type="paragraph" w:styleId="Header">
    <w:name w:val="header"/>
    <w:basedOn w:val="Normal"/>
    <w:link w:val="HeaderChar"/>
    <w:uiPriority w:val="99"/>
    <w:unhideWhenUsed/>
    <w:rsid w:val="006B5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3DF"/>
  </w:style>
  <w:style w:type="paragraph" w:styleId="Footer">
    <w:name w:val="footer"/>
    <w:basedOn w:val="Normal"/>
    <w:link w:val="FooterChar"/>
    <w:uiPriority w:val="99"/>
    <w:unhideWhenUsed/>
    <w:rsid w:val="006B5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3DF"/>
  </w:style>
  <w:style w:type="paragraph" w:customStyle="1" w:styleId="TableNormal1">
    <w:name w:val="Table Normal1"/>
    <w:basedOn w:val="Normal"/>
    <w:rsid w:val="0027302B"/>
    <w:pPr>
      <w:spacing w:before="60" w:after="60" w:line="264" w:lineRule="auto"/>
    </w:pPr>
    <w:rPr>
      <w:rFonts w:ascii="Arial Narrow" w:eastAsia="Arial Narrow" w:hAnsi="Arial Narrow" w:cs="Arial Narrow"/>
      <w:sz w:val="18"/>
      <w:szCs w:val="18"/>
      <w:lang w:eastAsia="ja-JP"/>
    </w:rPr>
  </w:style>
  <w:style w:type="character" w:styleId="CommentReference">
    <w:name w:val="annotation reference"/>
    <w:basedOn w:val="DefaultParagraphFont"/>
    <w:uiPriority w:val="99"/>
    <w:semiHidden/>
    <w:unhideWhenUsed/>
    <w:rsid w:val="00620AD6"/>
    <w:rPr>
      <w:sz w:val="16"/>
      <w:szCs w:val="16"/>
    </w:rPr>
  </w:style>
  <w:style w:type="paragraph" w:styleId="CommentText">
    <w:name w:val="annotation text"/>
    <w:basedOn w:val="Normal"/>
    <w:link w:val="CommentTextChar"/>
    <w:uiPriority w:val="99"/>
    <w:unhideWhenUsed/>
    <w:rsid w:val="00620AD6"/>
    <w:pPr>
      <w:spacing w:line="240" w:lineRule="auto"/>
    </w:pPr>
    <w:rPr>
      <w:sz w:val="20"/>
      <w:szCs w:val="20"/>
    </w:rPr>
  </w:style>
  <w:style w:type="character" w:customStyle="1" w:styleId="CommentTextChar">
    <w:name w:val="Comment Text Char"/>
    <w:basedOn w:val="DefaultParagraphFont"/>
    <w:link w:val="CommentText"/>
    <w:uiPriority w:val="99"/>
    <w:rsid w:val="00620AD6"/>
    <w:rPr>
      <w:sz w:val="20"/>
      <w:szCs w:val="20"/>
    </w:rPr>
  </w:style>
  <w:style w:type="paragraph" w:styleId="CommentSubject">
    <w:name w:val="annotation subject"/>
    <w:basedOn w:val="CommentText"/>
    <w:next w:val="CommentText"/>
    <w:link w:val="CommentSubjectChar"/>
    <w:uiPriority w:val="99"/>
    <w:semiHidden/>
    <w:unhideWhenUsed/>
    <w:rsid w:val="00620AD6"/>
    <w:rPr>
      <w:b/>
      <w:bCs/>
    </w:rPr>
  </w:style>
  <w:style w:type="character" w:customStyle="1" w:styleId="CommentSubjectChar">
    <w:name w:val="Comment Subject Char"/>
    <w:basedOn w:val="CommentTextChar"/>
    <w:link w:val="CommentSubject"/>
    <w:uiPriority w:val="99"/>
    <w:semiHidden/>
    <w:rsid w:val="00620AD6"/>
    <w:rPr>
      <w:b/>
      <w:bCs/>
      <w:sz w:val="20"/>
      <w:szCs w:val="20"/>
    </w:rPr>
  </w:style>
  <w:style w:type="paragraph" w:styleId="BalloonText">
    <w:name w:val="Balloon Text"/>
    <w:basedOn w:val="Normal"/>
    <w:link w:val="BalloonTextChar"/>
    <w:uiPriority w:val="99"/>
    <w:semiHidden/>
    <w:unhideWhenUsed/>
    <w:rsid w:val="00620A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AD6"/>
    <w:rPr>
      <w:rFonts w:ascii="Segoe UI" w:hAnsi="Segoe UI" w:cs="Segoe UI"/>
      <w:sz w:val="18"/>
      <w:szCs w:val="18"/>
    </w:rPr>
  </w:style>
  <w:style w:type="character" w:styleId="FollowedHyperlink">
    <w:name w:val="FollowedHyperlink"/>
    <w:basedOn w:val="DefaultParagraphFont"/>
    <w:uiPriority w:val="99"/>
    <w:semiHidden/>
    <w:unhideWhenUsed/>
    <w:rsid w:val="0077632A"/>
    <w:rPr>
      <w:color w:val="954F72" w:themeColor="followedHyperlink"/>
      <w:u w:val="single"/>
    </w:rPr>
  </w:style>
  <w:style w:type="character" w:customStyle="1" w:styleId="BodyText2Char">
    <w:name w:val="Body Text 2 Char"/>
    <w:rsid w:val="004260E2"/>
    <w:rPr>
      <w:rFonts w:ascii="Arial" w:hAnsi="Arial" w:cs="Arial"/>
      <w:sz w:val="20"/>
    </w:rPr>
  </w:style>
  <w:style w:type="paragraph" w:customStyle="1" w:styleId="Bodytext05Intend">
    <w:name w:val="Body text 0.5 Intend"/>
    <w:basedOn w:val="BodyTextIndent3"/>
    <w:rsid w:val="004260E2"/>
    <w:pPr>
      <w:spacing w:before="120" w:after="0" w:line="240" w:lineRule="auto"/>
      <w:ind w:left="547"/>
    </w:pPr>
    <w:rPr>
      <w:rFonts w:ascii="Arial" w:eastAsia="Times New Roman" w:hAnsi="Arial" w:cs="Arial"/>
      <w:sz w:val="20"/>
      <w:szCs w:val="24"/>
      <w:lang w:val="en-GB"/>
    </w:rPr>
  </w:style>
  <w:style w:type="paragraph" w:styleId="BodyTextIndent3">
    <w:name w:val="Body Text Indent 3"/>
    <w:basedOn w:val="Normal"/>
    <w:link w:val="BodyTextIndent3Char"/>
    <w:uiPriority w:val="99"/>
    <w:semiHidden/>
    <w:unhideWhenUsed/>
    <w:rsid w:val="004260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260E2"/>
    <w:rPr>
      <w:sz w:val="16"/>
      <w:szCs w:val="16"/>
    </w:rPr>
  </w:style>
  <w:style w:type="character" w:styleId="UnresolvedMention">
    <w:name w:val="Unresolved Mention"/>
    <w:basedOn w:val="DefaultParagraphFont"/>
    <w:uiPriority w:val="99"/>
    <w:semiHidden/>
    <w:unhideWhenUsed/>
    <w:rsid w:val="00720EBB"/>
    <w:rPr>
      <w:color w:val="605E5C"/>
      <w:shd w:val="clear" w:color="auto" w:fill="E1DFDD"/>
    </w:rPr>
  </w:style>
  <w:style w:type="paragraph" w:styleId="Revision">
    <w:name w:val="Revision"/>
    <w:hidden/>
    <w:uiPriority w:val="99"/>
    <w:semiHidden/>
    <w:rsid w:val="00AF77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22623">
      <w:bodyDiv w:val="1"/>
      <w:marLeft w:val="0"/>
      <w:marRight w:val="0"/>
      <w:marTop w:val="0"/>
      <w:marBottom w:val="0"/>
      <w:divBdr>
        <w:top w:val="none" w:sz="0" w:space="0" w:color="auto"/>
        <w:left w:val="none" w:sz="0" w:space="0" w:color="auto"/>
        <w:bottom w:val="none" w:sz="0" w:space="0" w:color="auto"/>
        <w:right w:val="none" w:sz="0" w:space="0" w:color="auto"/>
      </w:divBdr>
      <w:divsChild>
        <w:div w:id="1930888447">
          <w:blockQuote w:val="1"/>
          <w:marLeft w:val="0"/>
          <w:marRight w:val="0"/>
          <w:marTop w:val="450"/>
          <w:marBottom w:val="225"/>
          <w:divBdr>
            <w:top w:val="none" w:sz="0" w:space="0" w:color="auto"/>
            <w:left w:val="single" w:sz="18" w:space="11" w:color="228612"/>
            <w:bottom w:val="none" w:sz="0" w:space="0" w:color="auto"/>
            <w:right w:val="none" w:sz="0" w:space="0" w:color="auto"/>
          </w:divBdr>
        </w:div>
        <w:div w:id="608661704">
          <w:blockQuote w:val="1"/>
          <w:marLeft w:val="0"/>
          <w:marRight w:val="0"/>
          <w:marTop w:val="450"/>
          <w:marBottom w:val="225"/>
          <w:divBdr>
            <w:top w:val="none" w:sz="0" w:space="0" w:color="auto"/>
            <w:left w:val="single" w:sz="18" w:space="11" w:color="228612"/>
            <w:bottom w:val="none" w:sz="0" w:space="0" w:color="auto"/>
            <w:right w:val="none" w:sz="0" w:space="0" w:color="auto"/>
          </w:divBdr>
        </w:div>
        <w:div w:id="1660038866">
          <w:blockQuote w:val="1"/>
          <w:marLeft w:val="0"/>
          <w:marRight w:val="0"/>
          <w:marTop w:val="450"/>
          <w:marBottom w:val="225"/>
          <w:divBdr>
            <w:top w:val="none" w:sz="0" w:space="0" w:color="auto"/>
            <w:left w:val="single" w:sz="18" w:space="11" w:color="228612"/>
            <w:bottom w:val="none" w:sz="0" w:space="0" w:color="auto"/>
            <w:right w:val="none" w:sz="0" w:space="0" w:color="auto"/>
          </w:divBdr>
        </w:div>
        <w:div w:id="19089461">
          <w:blockQuote w:val="1"/>
          <w:marLeft w:val="0"/>
          <w:marRight w:val="0"/>
          <w:marTop w:val="450"/>
          <w:marBottom w:val="225"/>
          <w:divBdr>
            <w:top w:val="none" w:sz="0" w:space="0" w:color="auto"/>
            <w:left w:val="single" w:sz="18" w:space="11" w:color="228612"/>
            <w:bottom w:val="none" w:sz="0" w:space="0" w:color="auto"/>
            <w:right w:val="none" w:sz="0" w:space="0" w:color="auto"/>
          </w:divBdr>
        </w:div>
        <w:div w:id="551962593">
          <w:blockQuote w:val="1"/>
          <w:marLeft w:val="0"/>
          <w:marRight w:val="0"/>
          <w:marTop w:val="450"/>
          <w:marBottom w:val="225"/>
          <w:divBdr>
            <w:top w:val="none" w:sz="0" w:space="0" w:color="auto"/>
            <w:left w:val="single" w:sz="18" w:space="11" w:color="228612"/>
            <w:bottom w:val="none" w:sz="0" w:space="0" w:color="auto"/>
            <w:right w:val="none" w:sz="0" w:space="0" w:color="auto"/>
          </w:divBdr>
        </w:div>
        <w:div w:id="505480993">
          <w:blockQuote w:val="1"/>
          <w:marLeft w:val="0"/>
          <w:marRight w:val="0"/>
          <w:marTop w:val="450"/>
          <w:marBottom w:val="225"/>
          <w:divBdr>
            <w:top w:val="none" w:sz="0" w:space="0" w:color="auto"/>
            <w:left w:val="single" w:sz="18" w:space="11" w:color="228612"/>
            <w:bottom w:val="none" w:sz="0" w:space="0" w:color="auto"/>
            <w:right w:val="none" w:sz="0" w:space="0" w:color="auto"/>
          </w:divBdr>
        </w:div>
        <w:div w:id="1211460711">
          <w:blockQuote w:val="1"/>
          <w:marLeft w:val="0"/>
          <w:marRight w:val="0"/>
          <w:marTop w:val="450"/>
          <w:marBottom w:val="225"/>
          <w:divBdr>
            <w:top w:val="none" w:sz="0" w:space="0" w:color="auto"/>
            <w:left w:val="single" w:sz="18" w:space="11" w:color="228612"/>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sharpcorner.com/UploadFile/sourabh_mishra1/sending-an-e-mail-using-Asp-Net-mvc/"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yperlink" Target="http://www.nyssbdc.org/selector/ReqForCons/formo.aspx"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microsoft.com/office/2016/09/relationships/commentsIds" Target="commentsIds.xml"/><Relationship Id="rId28"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process that enables potential and existing New York State small business owners to obtain immediate services from the New York State Small Business Development Center.
Revision Draft 1.4 - 8/14/2018</Abstract>
  <CompanyAddress/>
  <CompanyPhone/>
  <CompanyFax/>
  <CompanyEmail>mjharris@binghamton.edu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B48934-17ED-43AE-A9AC-C45B21128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28</Pages>
  <Words>3321</Words>
  <Characters>18933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Real time Clint in take
(RTCI)</vt:lpstr>
    </vt:vector>
  </TitlesOfParts>
  <Company/>
  <LinksUpToDate>false</LinksUpToDate>
  <CharactersWithSpaces>22210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Clint in take
(RTCI)</dc:title>
  <dc:subject>(RTCI)</dc:subject>
  <dc:creator>Mike Harris, Mihir Padechiya</dc:creator>
  <cp:keywords/>
  <dc:description/>
  <cp:lastModifiedBy>mihir padechiya</cp:lastModifiedBy>
  <cp:revision>206</cp:revision>
  <dcterms:created xsi:type="dcterms:W3CDTF">2018-08-10T18:28:00Z</dcterms:created>
  <dcterms:modified xsi:type="dcterms:W3CDTF">2019-05-10T04:09:00Z</dcterms:modified>
</cp:coreProperties>
</file>